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tabs>
          <w:tab w:val="right" w:pos="9937"/>
        </w:tabs>
        <w:bidi w:val="1"/>
        <w:jc w:val="both"/>
        <w:rPr>
          <w:rFonts w:ascii="David" w:cs="David" w:eastAsia="David" w:hAnsi="David"/>
          <w:sz w:val="20"/>
          <w:szCs w:val="20"/>
          <w:u w:val="single"/>
        </w:rPr>
      </w:pPr>
      <w:r w:rsidDel="00000000" w:rsidR="00000000" w:rsidRPr="00000000">
        <w:rPr>
          <w:rFonts w:ascii="David" w:cs="David" w:eastAsia="David" w:hAnsi="David"/>
          <w:u w:val="single"/>
          <w:rtl w:val="0"/>
        </w:rPr>
        <w:t xml:space="preserve">u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בס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u w:val="single"/>
          <w:rtl w:val="1"/>
        </w:rPr>
        <w:t xml:space="preserve">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ab/>
      </w:r>
      <w:r w:rsidDel="00000000" w:rsidR="00000000" w:rsidRPr="00000000">
        <w:rPr>
          <w:rFonts w:ascii="David" w:cs="David" w:eastAsia="David" w:hAnsi="David"/>
          <w:rtl w:val="1"/>
        </w:rPr>
        <w:t xml:space="preserve">תשפ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סמסטר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bidi w:val="1"/>
        <w:spacing w:after="0" w:before="0" w:lineRule="auto"/>
        <w:jc w:val="center"/>
        <w:rPr>
          <w:rFonts w:ascii="David" w:cs="David" w:eastAsia="David" w:hAnsi="David"/>
        </w:rPr>
      </w:pPr>
      <w:bookmarkStart w:colFirst="0" w:colLast="0" w:name="_zdyyfvtwaoop" w:id="0"/>
      <w:bookmarkEnd w:id="0"/>
      <w:r w:rsidDel="00000000" w:rsidR="00000000" w:rsidRPr="00000000">
        <w:rPr>
          <w:rFonts w:ascii="David" w:cs="David" w:eastAsia="David" w:hAnsi="David"/>
          <w:rtl w:val="1"/>
        </w:rPr>
        <w:t xml:space="preserve">מיני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במערכות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חלונות</w:t>
      </w:r>
    </w:p>
    <w:p w:rsidR="00000000" w:rsidDel="00000000" w:rsidP="00000000" w:rsidRDefault="00000000" w:rsidRPr="00000000" w14:paraId="00000003">
      <w:pPr>
        <w:pStyle w:val="Subtitle"/>
        <w:bidi w:val="1"/>
        <w:spacing w:before="0" w:lineRule="auto"/>
        <w:jc w:val="center"/>
        <w:rPr>
          <w:rFonts w:ascii="David" w:cs="David" w:eastAsia="David" w:hAnsi="David"/>
          <w:b w:val="1"/>
        </w:rPr>
      </w:pPr>
      <w:bookmarkStart w:colFirst="0" w:colLast="0" w:name="_yvuot7hi5j6n" w:id="1"/>
      <w:bookmarkEnd w:id="1"/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שלב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3 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widowControl w:val="1"/>
        <w:bidi w:val="1"/>
        <w:spacing w:before="240" w:line="259" w:lineRule="auto"/>
        <w:jc w:val="both"/>
        <w:rPr>
          <w:color w:val="366091"/>
          <w:sz w:val="32"/>
          <w:szCs w:val="32"/>
        </w:rPr>
      </w:pPr>
      <w:r w:rsidDel="00000000" w:rsidR="00000000" w:rsidRPr="00000000">
        <w:rPr>
          <w:color w:val="366091"/>
          <w:sz w:val="32"/>
          <w:szCs w:val="32"/>
          <w:rtl w:val="1"/>
        </w:rPr>
        <w:t xml:space="preserve">מטרות</w:t>
      </w:r>
      <w:r w:rsidDel="00000000" w:rsidR="00000000" w:rsidRPr="00000000">
        <w:rPr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366091"/>
          <w:sz w:val="32"/>
          <w:szCs w:val="32"/>
          <w:rtl w:val="1"/>
        </w:rPr>
        <w:t xml:space="preserve">התרגיל</w:t>
      </w:r>
    </w:p>
    <w:p w:rsidR="00000000" w:rsidDel="00000000" w:rsidP="00000000" w:rsidRDefault="00000000" w:rsidRPr="00000000" w14:paraId="00000006">
      <w:pPr>
        <w:bidi w:val="1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עבודה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סוגי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ערך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והפניה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u w:val="single"/>
          <w:rtl w:val="1"/>
        </w:rPr>
        <w:t xml:space="preserve">מתאפסים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b w:val="1"/>
          <w:u w:val="single"/>
          <w:rtl w:val="0"/>
        </w:rPr>
        <w:t xml:space="preserve">Nullable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Value &amp; Reference Types)</w:t>
      </w:r>
    </w:p>
    <w:p w:rsidR="00000000" w:rsidDel="00000000" w:rsidP="00000000" w:rsidRDefault="00000000" w:rsidRPr="00000000" w14:paraId="00000007">
      <w:pPr>
        <w:bidi w:val="1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עבודה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דלגטים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דוט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ולאמבדות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NET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defined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delegates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and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lambda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functions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.)</w:t>
      </w:r>
    </w:p>
    <w:p w:rsidR="00000000" w:rsidDel="00000000" w:rsidP="00000000" w:rsidRDefault="00000000" w:rsidRPr="00000000" w14:paraId="00000008">
      <w:pPr>
        <w:bidi w:val="1"/>
        <w:jc w:val="both"/>
        <w:rPr>
          <w:rFonts w:ascii="David Libre" w:cs="David Libre" w:eastAsia="David Libre" w:hAnsi="David Libre"/>
          <w:i w:val="1"/>
          <w:highlight w:val="yellow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יצירת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שכבת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תצוגה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משתמש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משתמש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גרפי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בסיסית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עבור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ישות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לוגית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ראשית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אחת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both"/>
        <w:rPr>
          <w:rFonts w:ascii="David" w:cs="David" w:eastAsia="David" w:hAnsi="David"/>
          <w:b w:val="1"/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both"/>
        <w:rPr>
          <w:rFonts w:ascii="David" w:cs="David" w:eastAsia="David" w:hAnsi="David"/>
          <w:b w:val="1"/>
          <w:color w:val="366091"/>
          <w:sz w:val="32"/>
          <w:szCs w:val="32"/>
        </w:rPr>
      </w:pP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הנחיות</w:t>
      </w: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לביצוע</w:t>
      </w: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התרגיל</w:t>
      </w: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366091"/>
          <w:sz w:val="32"/>
          <w:szCs w:val="32"/>
          <w:rtl w:val="1"/>
        </w:rPr>
        <w:t xml:space="preserve">והגשתו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bidi w:val="1"/>
        <w:spacing w:line="312" w:lineRule="auto"/>
        <w:ind w:left="720" w:hanging="357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תתבצע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בזוגות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בלבד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bidi w:val="1"/>
        <w:spacing w:line="312" w:lineRule="auto"/>
        <w:ind w:left="720" w:hanging="357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highlight w:val="yellow"/>
          <w:rtl w:val="1"/>
        </w:rPr>
        <w:t xml:space="preserve">חובה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לניהול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גרסאות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git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ובאתר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github</w:t>
      </w:r>
      <w:r w:rsidDel="00000000" w:rsidR="00000000" w:rsidRPr="00000000">
        <w:rPr>
          <w:rFonts w:ascii="David" w:cs="David" w:eastAsia="David" w:hAnsi="David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rtl w:val="0"/>
        </w:rPr>
        <w:t xml:space="preserve">org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bidi w:val="1"/>
        <w:spacing w:line="312" w:lineRule="auto"/>
        <w:ind w:left="720" w:hanging="357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highlight w:val="yellow"/>
          <w:rtl w:val="1"/>
        </w:rPr>
        <w:t xml:space="preserve">חובה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המאגר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0"/>
        </w:rPr>
        <w:t xml:space="preserve">Solution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0 (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מקדים</w:t>
      </w:r>
      <w:r w:rsidDel="00000000" w:rsidR="00000000" w:rsidRPr="00000000">
        <w:rPr>
          <w:rFonts w:ascii="David" w:cs="David" w:eastAsia="David" w:hAnsi="David"/>
          <w:rtl w:val="1"/>
        </w:rPr>
        <w:t xml:space="preserve">)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bidi w:val="1"/>
        <w:spacing w:line="312" w:lineRule="auto"/>
        <w:ind w:left="720" w:hanging="357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highlight w:val="yellow"/>
          <w:rtl w:val="1"/>
        </w:rPr>
        <w:t xml:space="preserve">חובה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להגיש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קישור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הנחיות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ההגשה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bidi w:val="1"/>
        <w:spacing w:line="312" w:lineRule="auto"/>
        <w:ind w:left="720" w:hanging="357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highlight w:val="yellow"/>
          <w:rtl w:val="1"/>
        </w:rPr>
        <w:t xml:space="preserve">חובה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להקפיד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פורמט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למנוע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מצב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קבלת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ציון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תרגיל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מסוים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bidi w:val="1"/>
        <w:spacing w:line="312" w:lineRule="auto"/>
        <w:ind w:left="720" w:hanging="357"/>
        <w:jc w:val="both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highlight w:val="yellow"/>
          <w:rtl w:val="1"/>
        </w:rPr>
        <w:t xml:space="preserve">חובה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לקרוא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התיאור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תחילת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השלב</w:t>
      </w:r>
    </w:p>
    <w:p w:rsidR="00000000" w:rsidDel="00000000" w:rsidP="00000000" w:rsidRDefault="00000000" w:rsidRPr="00000000" w14:paraId="00000011">
      <w:pPr>
        <w:bidi w:val="1"/>
        <w:jc w:val="both"/>
        <w:rPr>
          <w:rFonts w:ascii="David" w:cs="David" w:eastAsia="David" w:hAnsi="Davi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both"/>
        <w:rPr>
          <w:rFonts w:ascii="David Libre" w:cs="David Libre" w:eastAsia="David Libre" w:hAnsi="David Libre"/>
          <w:b w:val="1"/>
          <w:color w:val="366091"/>
          <w:sz w:val="32"/>
          <w:szCs w:val="32"/>
        </w:rPr>
      </w:pPr>
      <w:r w:rsidDel="00000000" w:rsidR="00000000" w:rsidRPr="00000000">
        <w:rPr>
          <w:rFonts w:ascii="David Libre" w:cs="David Libre" w:eastAsia="David Libre" w:hAnsi="David Libre"/>
          <w:b w:val="1"/>
          <w:color w:val="366091"/>
          <w:sz w:val="32"/>
          <w:szCs w:val="32"/>
          <w:rtl w:val="1"/>
        </w:rPr>
        <w:t xml:space="preserve">הקדמה</w:t>
      </w:r>
    </w:p>
    <w:p w:rsidR="00000000" w:rsidDel="00000000" w:rsidP="00000000" w:rsidRDefault="00000000" w:rsidRPr="00000000" w14:paraId="00000013">
      <w:pPr>
        <w:bidi w:val="1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בשלבים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 1 </w:t>
      </w:r>
      <w:r w:rsidDel="00000000" w:rsidR="00000000" w:rsidRPr="00000000">
        <w:rPr>
          <w:rFonts w:ascii="David" w:cs="David" w:eastAsia="David" w:hAnsi="David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rtl w:val="1"/>
        </w:rPr>
        <w:t xml:space="preserve">-2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התחלנו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השכבה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וכתבנו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תכניות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ראשיות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לבדיקת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השכבות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14">
      <w:pPr>
        <w:bidi w:val="1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בשלב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3: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bidi w:val="1"/>
        <w:spacing w:after="0" w:afterAutospacing="0" w:lineRule="auto"/>
        <w:ind w:left="720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נעדכן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השכבות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האלה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הכלים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הנוספים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שנלמדו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בינתיים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bidi w:val="1"/>
        <w:spacing w:after="0" w:afterAutospacing="0" w:lineRule="auto"/>
        <w:ind w:left="720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נוסיף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תצוגה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בסיסית</w:t>
      </w:r>
    </w:p>
    <w:p w:rsidR="00000000" w:rsidDel="00000000" w:rsidP="00000000" w:rsidRDefault="00000000" w:rsidRPr="00000000" w14:paraId="00000018">
      <w:pPr>
        <w:numPr>
          <w:ilvl w:val="1"/>
          <w:numId w:val="12"/>
        </w:numPr>
        <w:bidi w:val="1"/>
        <w:spacing w:after="0" w:afterAutospacing="0" w:lineRule="auto"/>
        <w:ind w:left="1440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ניצור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וחלונות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תצוגה</w:t>
      </w:r>
      <w:r w:rsidDel="00000000" w:rsidR="00000000" w:rsidRPr="00000000">
        <w:rPr>
          <w:rFonts w:ascii="David" w:cs="David" w:eastAsia="David" w:hAnsi="David"/>
          <w:rtl w:val="1"/>
        </w:rPr>
        <w:t xml:space="preserve">\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הוספה</w:t>
      </w:r>
      <w:r w:rsidDel="00000000" w:rsidR="00000000" w:rsidRPr="00000000">
        <w:rPr>
          <w:rFonts w:ascii="David" w:cs="David" w:eastAsia="David" w:hAnsi="David"/>
          <w:rtl w:val="1"/>
        </w:rPr>
        <w:t xml:space="preserve">\</w:t>
      </w:r>
      <w:r w:rsidDel="00000000" w:rsidR="00000000" w:rsidRPr="00000000">
        <w:rPr>
          <w:rFonts w:ascii="David" w:cs="David" w:eastAsia="David" w:hAnsi="David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לניהול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הישויות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הלוגיות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הראשיות</w:t>
      </w:r>
    </w:p>
    <w:p w:rsidR="00000000" w:rsidDel="00000000" w:rsidP="00000000" w:rsidRDefault="00000000" w:rsidRPr="00000000" w14:paraId="00000019">
      <w:pPr>
        <w:numPr>
          <w:ilvl w:val="1"/>
          <w:numId w:val="12"/>
        </w:numPr>
        <w:bidi w:val="1"/>
        <w:spacing w:after="240" w:lineRule="auto"/>
        <w:ind w:left="1440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נתפעל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החלונות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המוצגים</w:t>
      </w:r>
      <w:r w:rsidDel="00000000" w:rsidR="00000000" w:rsidRPr="00000000">
        <w:rPr>
          <w:rFonts w:ascii="David" w:cs="David" w:eastAsia="David" w:hAnsi="David"/>
          <w:rtl w:val="1"/>
        </w:rPr>
        <w:t xml:space="preserve">\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המנוהלים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בעזרת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לשכבה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הלוגית</w:t>
      </w:r>
    </w:p>
    <w:p w:rsidR="00000000" w:rsidDel="00000000" w:rsidP="00000000" w:rsidRDefault="00000000" w:rsidRPr="00000000" w14:paraId="0000001A">
      <w:pPr>
        <w:bidi w:val="1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מבנה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המאגר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0"/>
        </w:rPr>
        <w:t xml:space="preserve">github</w:t>
      </w:r>
      <w:r w:rsidDel="00000000" w:rsidR="00000000" w:rsidRPr="00000000">
        <w:rPr>
          <w:rFonts w:ascii="David" w:cs="David" w:eastAsia="David" w:hAnsi="David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rtl w:val="0"/>
        </w:rPr>
        <w:t xml:space="preserve">com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0"/>
        </w:rPr>
        <w:t xml:space="preserve">Solution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3:</w:t>
      </w:r>
    </w:p>
    <w:p w:rsidR="00000000" w:rsidDel="00000000" w:rsidP="00000000" w:rsidRDefault="00000000" w:rsidRPr="00000000" w14:paraId="0000001B">
      <w:pPr>
        <w:bidi w:val="1"/>
        <w:rPr>
          <w:rFonts w:ascii="David Libre" w:cs="David Libre" w:eastAsia="David Libre" w:hAnsi="David Libre"/>
          <w:color w:val="366091"/>
          <w:sz w:val="32"/>
          <w:szCs w:val="32"/>
        </w:rPr>
      </w:pPr>
      <w:r w:rsidDel="00000000" w:rsidR="00000000" w:rsidRPr="00000000">
        <w:rPr>
          <w:rFonts w:ascii="David" w:cs="David" w:eastAsia="David" w:hAnsi="David"/>
        </w:rPr>
        <w:drawing>
          <wp:inline distB="114300" distT="114300" distL="114300" distR="114300">
            <wp:extent cx="1366300" cy="332498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300" cy="3324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avid" w:cs="David" w:eastAsia="David" w:hAnsi="David"/>
          <w:rtl w:val="0"/>
        </w:rPr>
        <w:t xml:space="preserve">     </w:t>
      </w:r>
      <w:r w:rsidDel="00000000" w:rsidR="00000000" w:rsidRPr="00000000">
        <w:rPr>
          <w:rFonts w:ascii="David Libre" w:cs="David Libre" w:eastAsia="David Libre" w:hAnsi="David Libre"/>
          <w:color w:val="366091"/>
          <w:sz w:val="32"/>
          <w:szCs w:val="32"/>
        </w:rPr>
        <w:drawing>
          <wp:inline distB="114300" distT="114300" distL="114300" distR="114300">
            <wp:extent cx="1475172" cy="332584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5172" cy="332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del w:author="מרים שימונוביץ" w:id="0" w:date="2022-12-03T17:30:16Z"/>
          <w:rFonts w:ascii="David Libre" w:cs="David Libre" w:eastAsia="David Libre" w:hAnsi="David Libre"/>
          <w:color w:val="366091"/>
          <w:sz w:val="32"/>
          <w:szCs w:val="32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בשמות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התיקיות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והחלונות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בצילום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המסך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לעיל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ffffff"/>
          <w:highlight w:val="red"/>
          <w:rtl w:val="0"/>
        </w:rPr>
        <w:t xml:space="preserve">BoEntitie</w:t>
      </w:r>
      <w:r w:rsidDel="00000000" w:rsidR="00000000" w:rsidRPr="00000000">
        <w:rPr>
          <w:rFonts w:ascii="David" w:cs="David" w:eastAsia="David" w:hAnsi="David"/>
          <w:b w:val="1"/>
          <w:color w:val="ffffff"/>
          <w:highlight w:val="red"/>
          <w:u w:val="single"/>
          <w:rtl w:val="0"/>
        </w:rPr>
        <w:t xml:space="preserve">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זהו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לוגית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מתאימה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u w:val="single"/>
          <w:rtl w:val="1"/>
        </w:rPr>
        <w:t xml:space="preserve">ברבים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Students</w:t>
      </w:r>
      <w:r w:rsidDel="00000000" w:rsidR="00000000" w:rsidRPr="00000000">
        <w:rPr>
          <w:rFonts w:ascii="David" w:cs="David" w:eastAsia="David" w:hAnsi="David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color w:val="ffffff"/>
          <w:highlight w:val="red"/>
          <w:rtl w:val="0"/>
        </w:rPr>
        <w:t xml:space="preserve">BoEntity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זהו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למש</w:t>
      </w:r>
      <w:del w:author="מרים שימונוביץ" w:id="0" w:date="2022-12-03T17:30:16Z">
        <w:r w:rsidDel="00000000" w:rsidR="00000000" w:rsidRPr="00000000">
          <w:rPr>
            <w:rFonts w:ascii="David" w:cs="David" w:eastAsia="David" w:hAnsi="David"/>
            <w:rtl w:val="1"/>
          </w:rPr>
          <w:delText xml:space="preserve">ל</w:delText>
        </w:r>
        <w:r w:rsidDel="00000000" w:rsidR="00000000" w:rsidRPr="00000000">
          <w:rPr>
            <w:rFonts w:ascii="David" w:cs="David" w:eastAsia="David" w:hAnsi="David"/>
            <w:rtl w:val="1"/>
          </w:rPr>
          <w:delText xml:space="preserve"> </w:delText>
        </w:r>
        <w:r w:rsidDel="00000000" w:rsidR="00000000" w:rsidRPr="00000000">
          <w:rPr>
            <w:rFonts w:ascii="David" w:cs="David" w:eastAsia="David" w:hAnsi="David"/>
            <w:rtl w:val="0"/>
          </w:rPr>
          <w:delText xml:space="preserve">Student</w:delText>
        </w:r>
        <w:r w:rsidDel="00000000" w:rsidR="00000000" w:rsidRPr="00000000">
          <w:rPr>
            <w:rFonts w:ascii="David" w:cs="David" w:eastAsia="David" w:hAnsi="David"/>
            <w:rtl w:val="0"/>
          </w:rPr>
          <w:delText xml:space="preserve">).</w:delText>
        </w:r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1D">
      <w:pPr>
        <w:bidi w:val="1"/>
        <w:rPr>
          <w:ins w:author="מרים שימונוביץ" w:id="0" w:date="2022-12-03T17:30:16Z"/>
          <w:rFonts w:ascii="David Libre" w:cs="David Libre" w:eastAsia="David Libre" w:hAnsi="David Libre"/>
          <w:color w:val="366091"/>
          <w:sz w:val="32"/>
          <w:szCs w:val="32"/>
        </w:rPr>
      </w:pPr>
      <w:ins w:author="מרים שימונוביץ" w:id="0" w:date="2022-12-03T17:30:1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E">
      <w:pPr>
        <w:bidi w:val="1"/>
        <w:jc w:val="both"/>
        <w:rPr>
          <w:rFonts w:ascii="David Libre" w:cs="David Libre" w:eastAsia="David Libre" w:hAnsi="David Libre"/>
          <w:b w:val="1"/>
          <w:color w:val="366091"/>
          <w:sz w:val="32"/>
          <w:szCs w:val="32"/>
        </w:rPr>
      </w:pPr>
      <w:r w:rsidDel="00000000" w:rsidR="00000000" w:rsidRPr="00000000">
        <w:rPr>
          <w:rFonts w:ascii="David Libre" w:cs="David Libre" w:eastAsia="David Libre" w:hAnsi="David Libre"/>
          <w:b w:val="1"/>
          <w:color w:val="366091"/>
          <w:sz w:val="32"/>
          <w:szCs w:val="32"/>
          <w:rtl w:val="1"/>
        </w:rPr>
        <w:t xml:space="preserve">המטלה</w:t>
      </w:r>
    </w:p>
    <w:p w:rsidR="00000000" w:rsidDel="00000000" w:rsidP="00000000" w:rsidRDefault="00000000" w:rsidRPr="00000000" w14:paraId="0000001F">
      <w:pPr>
        <w:pStyle w:val="Heading2"/>
        <w:numPr>
          <w:ilvl w:val="0"/>
          <w:numId w:val="17"/>
        </w:numPr>
        <w:bidi w:val="1"/>
        <w:spacing w:after="0" w:before="0" w:lineRule="auto"/>
        <w:ind w:left="354.3307086614186" w:hanging="360"/>
        <w:jc w:val="both"/>
        <w:rPr>
          <w:rFonts w:ascii="David" w:cs="David" w:eastAsia="David" w:hAnsi="David"/>
          <w:b w:val="0"/>
          <w:color w:val="366091"/>
          <w:sz w:val="32"/>
          <w:szCs w:val="32"/>
        </w:rPr>
      </w:pPr>
      <w:bookmarkStart w:colFirst="0" w:colLast="0" w:name="_qihhb3pcg6" w:id="2"/>
      <w:bookmarkEnd w:id="2"/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ושכבה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לוגית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bidi w:val="1"/>
        <w:spacing w:after="0" w:lineRule="auto"/>
        <w:ind w:left="708.661417322835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בישויות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הנתונים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DO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והן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בישויות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לוגיות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BO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נהפוך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לטיפוסי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מתאפסים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בעזרת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הוספת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"?" -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Nullable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Value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/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Reference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types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טיפוסי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התכונות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u w:val="single"/>
          <w:rtl w:val="1"/>
        </w:rPr>
        <w:t xml:space="preserve">למעט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מזהים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ותכונות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מהטיפוסים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הבאים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int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double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bool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למשל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:</w:t>
      </w:r>
    </w:p>
    <w:p w:rsidR="00000000" w:rsidDel="00000000" w:rsidP="00000000" w:rsidRDefault="00000000" w:rsidRPr="00000000" w14:paraId="00000021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16"/>
          <w:szCs w:val="16"/>
          <w:rtl w:val="0"/>
        </w:rPr>
        <w:t xml:space="preserve"> Data Object/Entity: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color w:val="2b91a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Person</w:t>
      </w:r>
    </w:p>
    <w:p w:rsidR="00000000" w:rsidDel="00000000" w:rsidP="00000000" w:rsidRDefault="00000000" w:rsidRPr="00000000" w14:paraId="00000023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ID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5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? Name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6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? BirthDate {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7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Gender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? Gender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8">
      <w:pPr>
        <w:spacing w:after="0" w:before="0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29">
      <w:pPr>
        <w:spacing w:after="0" w:before="0"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6"/>
          <w:szCs w:val="16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16"/>
          <w:szCs w:val="16"/>
          <w:rtl w:val="0"/>
        </w:rPr>
        <w:t xml:space="preserve"> Business Object/Entity: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color w:val="2b91a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Student</w:t>
      </w:r>
    </w:p>
    <w:p w:rsidR="00000000" w:rsidDel="00000000" w:rsidP="00000000" w:rsidRDefault="00000000" w:rsidRPr="00000000" w14:paraId="0000002B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ID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D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? Name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E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Year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2F">
      <w:pPr>
        <w:spacing w:line="276" w:lineRule="auto"/>
        <w:ind w:left="708.661417322835" w:hanging="360"/>
        <w:jc w:val="both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Course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?&gt;?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Courses {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}</w:t>
      </w:r>
    </w:p>
    <w:p w:rsidR="00000000" w:rsidDel="00000000" w:rsidP="00000000" w:rsidRDefault="00000000" w:rsidRPr="00000000" w14:paraId="00000030">
      <w:pPr>
        <w:ind w:left="708.661417322835" w:hanging="360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0" w:lineRule="auto"/>
        <w:ind w:left="708.661417322835" w:firstLine="0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נ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לדעת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הסטודנטים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כדאי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להפוך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לטיפוסים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מתאפסים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גם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מהטיפוסים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המוזכרים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לעיל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int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וכו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')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מותר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לעשות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זאת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למעט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תכונות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מזהים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bidi w:val="1"/>
        <w:spacing w:after="0" w:lineRule="auto"/>
        <w:ind w:left="708.661417322835" w:hanging="360"/>
        <w:jc w:val="both"/>
        <w:rPr>
          <w:rFonts w:ascii="David Libre" w:cs="David Libre" w:eastAsia="David Libre" w:hAnsi="David Libre"/>
          <w:u w:val="non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נהפוך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סוג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האלמנט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בכל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האוספים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-\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האוספים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עצמם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לטיפוסים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מתאפסים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הוספת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"?")</w:t>
      </w:r>
    </w:p>
    <w:p w:rsidR="00000000" w:rsidDel="00000000" w:rsidP="00000000" w:rsidRDefault="00000000" w:rsidRPr="00000000" w14:paraId="00000033">
      <w:pPr>
        <w:numPr>
          <w:ilvl w:val="2"/>
          <w:numId w:val="8"/>
        </w:numPr>
        <w:bidi w:val="1"/>
        <w:spacing w:after="0" w:lineRule="auto"/>
        <w:ind w:left="1346.4566929133855" w:hanging="360"/>
        <w:jc w:val="both"/>
        <w:rPr>
          <w:rFonts w:ascii="David Libre" w:cs="David Libre" w:eastAsia="David Libre" w:hAnsi="David Libre"/>
          <w:u w:val="non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רשימות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DataSource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רק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טיפוסי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האלמנטים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למשל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internal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?&gt; s_students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346.4566929133855" w:right="0" w:hanging="360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סוג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ערך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מוחזר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DalApi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ICrud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שמחזירות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אוספים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רק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טיפוסי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אלמנטים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למשל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IEnumerable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T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346.4566929133855" w:right="0" w:hanging="360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סוג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ערך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מוחזר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BlApi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המחזירות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אוספים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רק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טיפוסי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אלמנטים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כנ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לגבי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DalApi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ICrud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bidi w:val="1"/>
        <w:spacing w:after="0" w:lineRule="auto"/>
        <w:ind w:left="708.661417322835" w:hanging="360"/>
        <w:jc w:val="both"/>
        <w:rPr>
          <w:rFonts w:ascii="David Libre" w:cs="David Libre" w:eastAsia="David Libre" w:hAnsi="David Libre"/>
          <w:u w:val="non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בממשק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DalApi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ICrud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במתודת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בקשת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אוסף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נוסיף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פרמטר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אופציונלי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עבור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פרדיקט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דלגט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מטיפוס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shd w:fill="efefef" w:val="clear"/>
          <w:rtl w:val="0"/>
        </w:rPr>
        <w:t xml:space="preserve">?&lt;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shd w:fill="efefef" w:val="clear"/>
          <w:rtl w:val="0"/>
        </w:rPr>
        <w:t xml:space="preserve">Func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shd w:fill="efefef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shd w:fill="efefef" w:val="clear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shd w:fill="efefef" w:val="clear"/>
          <w:rtl w:val="0"/>
        </w:rPr>
        <w:t xml:space="preserve">?,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efefef" w:val="clear"/>
          <w:rtl w:val="0"/>
        </w:rPr>
        <w:t xml:space="preserve">bool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ערך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ברירת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מחדל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bidi w:val="1"/>
        <w:spacing w:after="0" w:lineRule="auto"/>
        <w:ind w:left="708.661417322835" w:hanging="360"/>
        <w:jc w:val="both"/>
        <w:rPr>
          <w:rFonts w:ascii="David Libre" w:cs="David Libre" w:eastAsia="David Libre" w:hAnsi="David Libre"/>
          <w:u w:val="non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נעדכן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המימושים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המתודה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עבור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ישויות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הנתונים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שתביא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אוסף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מופעים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מלא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התקבל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null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בפרמטר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אחרת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היא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תחזיר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אוסף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מסונן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המתודה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שבפרמטר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bidi w:val="1"/>
        <w:spacing w:after="0" w:lineRule="auto"/>
        <w:ind w:left="708.661417322835" w:hanging="360"/>
        <w:jc w:val="both"/>
        <w:rPr>
          <w:rFonts w:ascii="David Libre" w:cs="David Libre" w:eastAsia="David Libre" w:hAnsi="David Libre"/>
          <w:u w:val="non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נוסיף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DalApi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rtl w:val="0"/>
        </w:rPr>
        <w:t xml:space="preserve">ICrud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בקשה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אובייקט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בודד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פ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תנאי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שתקבל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פרמטר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כמו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בסעיף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rtl w:val="0"/>
        </w:rPr>
        <w:t xml:space="preserve">c.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לעיל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הפרמטר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אופציונלי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ללא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ערך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ברירת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מחדל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),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ונממש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המתודה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עבור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ישויות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הנתונים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בהתאם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bidi w:val="1"/>
        <w:spacing w:after="0" w:lineRule="auto"/>
        <w:ind w:left="708.661417322835" w:hanging="360"/>
        <w:jc w:val="both"/>
        <w:rPr>
          <w:rFonts w:ascii="David Libre" w:cs="David Libre" w:eastAsia="David Libre" w:hAnsi="David Libre"/>
          <w:u w:val="none"/>
        </w:rPr>
      </w:pP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בשלבים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הקודמים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הוספנו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מיוחדות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במימושי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חלק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מהישויות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המחזירות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אוספים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מסוננים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שמחזירות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אובייקט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תנאי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מסוים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נמחק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אותם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ונחליף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הזימונים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שלהן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בזימון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בסעיפים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rtl w:val="0"/>
        </w:rPr>
        <w:t xml:space="preserve">c.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rtl w:val="0"/>
        </w:rPr>
        <w:t xml:space="preserve">e.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הנ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</w:t>
      </w:r>
    </w:p>
    <w:p w:rsidR="00000000" w:rsidDel="00000000" w:rsidP="00000000" w:rsidRDefault="00000000" w:rsidRPr="00000000" w14:paraId="0000003A">
      <w:pPr>
        <w:bidi w:val="1"/>
        <w:spacing w:after="0" w:lineRule="auto"/>
        <w:ind w:left="720" w:firstLine="0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נ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b w:val="1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תנאי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הסינון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בזימוני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האלה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יינתנו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ע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י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מתודות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אנונימיות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בתחביר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rtl w:val="1"/>
        </w:rPr>
        <w:t xml:space="preserve">למבדה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.661417322835" w:right="0" w:hanging="360"/>
        <w:jc w:val="both"/>
        <w:rPr>
          <w:rFonts w:ascii="David Libre" w:cs="David Libre" w:eastAsia="David Libre" w:hAnsi="David Libre"/>
          <w:shd w:fill="b6d7a8" w:val="clear"/>
        </w:rPr>
      </w:pP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התכונות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שהטיפוס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שלהן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השתנה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לטיפוס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מתאפס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ואותחל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ברירת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מחדל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מיוחד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DateTime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MinValue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תאריכים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חסרים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") -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נשנה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האתחול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null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ונתאים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הבדיקות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התכונה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לערך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חסר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להשוואה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null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באופרטור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null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coalescing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 ("</w:t>
      </w:r>
      <w:r w:rsidDel="00000000" w:rsidR="00000000" w:rsidRPr="00000000">
        <w:rPr>
          <w:rFonts w:ascii="David" w:cs="David" w:eastAsia="David" w:hAnsi="David"/>
          <w:b w:val="1"/>
          <w:shd w:fill="b6d7a8" w:val="clear"/>
          <w:rtl w:val="0"/>
        </w:rPr>
        <w:t xml:space="preserve">??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")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באופרטור</w:t>
      </w:r>
      <w:r w:rsidDel="00000000" w:rsidR="00000000" w:rsidRPr="00000000">
        <w:rPr>
          <w:rFonts w:ascii="David" w:cs="David" w:eastAsia="David" w:hAnsi="David"/>
          <w:shd w:fill="b6d7a8" w:val="clear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b w:val="1"/>
          <w:shd w:fill="b6d7a8" w:val="clear"/>
          <w:rtl w:val="0"/>
        </w:rPr>
        <w:t xml:space="preserve">?</w:t>
      </w:r>
      <w:r w:rsidDel="00000000" w:rsidR="00000000" w:rsidRPr="00000000">
        <w:rPr>
          <w:rFonts w:ascii="David" w:cs="David" w:eastAsia="David" w:hAnsi="David"/>
          <w:shd w:fill="b6d7a8" w:val="clear"/>
          <w:rtl w:val="0"/>
        </w:rPr>
        <w:t xml:space="preserve">"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.661417322835" w:right="0" w:hanging="360"/>
        <w:jc w:val="both"/>
        <w:rPr>
          <w:rFonts w:ascii="David Libre" w:cs="David Libre" w:eastAsia="David Libre" w:hAnsi="David Libr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נבצע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העדכונים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הנדרשים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לתוכניות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בדיקה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השכבות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DalTest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0"/>
        </w:rPr>
        <w:t xml:space="preserve">BlTest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בהתאם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לשינויים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שהתוכניות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תעבודנה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תקינה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לצורך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חזרה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הבדיקות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השכבות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.661417322835" w:right="0" w:hanging="360"/>
        <w:jc w:val="both"/>
        <w:rPr>
          <w:rFonts w:ascii="David" w:cs="David" w:eastAsia="David" w:hAnsi="David"/>
          <w:highlight w:val="cyan"/>
        </w:rPr>
      </w:pPr>
      <w:r w:rsidDel="00000000" w:rsidR="00000000" w:rsidRPr="00000000">
        <w:rPr>
          <w:rFonts w:ascii="David" w:cs="David" w:eastAsia="David" w:hAnsi="David"/>
          <w:b w:val="1"/>
          <w:highlight w:val="cyan"/>
          <w:rtl w:val="1"/>
        </w:rPr>
        <w:t xml:space="preserve">לבונוס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highlight w:val="cyan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במתודה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\-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גנרית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\-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הרחבה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0"/>
        </w:rPr>
        <w:t xml:space="preserve">reflection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להעתיק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ישויות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ישויות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לוגיות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תכונות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ואותו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טיפוס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.661417322835" w:right="0" w:hanging="360"/>
        <w:jc w:val="both"/>
        <w:rPr>
          <w:rFonts w:ascii="David" w:cs="David" w:eastAsia="David" w:hAnsi="David"/>
          <w:highlight w:val="cyan"/>
        </w:rPr>
      </w:pPr>
      <w:r w:rsidDel="00000000" w:rsidR="00000000" w:rsidRPr="00000000">
        <w:rPr>
          <w:rFonts w:ascii="David" w:cs="David" w:eastAsia="David" w:hAnsi="David"/>
          <w:b w:val="1"/>
          <w:highlight w:val="cyan"/>
          <w:rtl w:val="1"/>
        </w:rPr>
        <w:t xml:space="preserve">לבונוס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בתוכניות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בדיקה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ושכבה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לוגית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במתודה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\-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גנרית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\-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הרחבה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0"/>
        </w:rPr>
        <w:t xml:space="preserve">reflection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להדפיס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האובייקטים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ישויות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והישויות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הלוגיות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בהתאם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08.661417322835" w:right="0" w:hanging="360"/>
        <w:jc w:val="both"/>
        <w:rPr>
          <w:rFonts w:ascii="David" w:cs="David" w:eastAsia="David" w:hAnsi="David"/>
          <w:highlight w:val="cyan"/>
        </w:rPr>
      </w:pPr>
      <w:r w:rsidDel="00000000" w:rsidR="00000000" w:rsidRPr="00000000">
        <w:rPr>
          <w:rFonts w:ascii="David" w:cs="David" w:eastAsia="David" w:hAnsi="David"/>
          <w:b w:val="1"/>
          <w:highlight w:val="cyan"/>
          <w:rtl w:val="1"/>
        </w:rPr>
        <w:t xml:space="preserve">לבונוס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מיוחד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ויצירתי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בדלגטים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מתודות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הרחבה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highlight w:val="cyan"/>
          <w:rtl w:val="0"/>
        </w:rPr>
        <w:t xml:space="preserve">reflection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סוגים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\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טכנולוגיות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נלמדו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0"/>
        </w:rPr>
        <w:t xml:space="preserve">RegExp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המאפשר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לשמור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רמה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נמוכה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מורכבות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מיותרת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ורמה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גבוהה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בהירות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highlight w:val="cyan"/>
          <w:rtl w:val="1"/>
        </w:rPr>
        <w:t xml:space="preserve">הקוד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right="0"/>
        <w:jc w:val="both"/>
        <w:rPr>
          <w:rFonts w:ascii="David" w:cs="David" w:eastAsia="David" w:hAnsi="David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30" w:right="0" w:firstLine="0"/>
        <w:jc w:val="both"/>
        <w:rPr>
          <w:rFonts w:ascii="David" w:cs="David" w:eastAsia="David" w:hAnsi="David"/>
          <w:color w:val="ff0000"/>
          <w:highlight w:val="cyan"/>
        </w:rPr>
      </w:pP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חשובה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בעניין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cyan"/>
          <w:u w:val="single"/>
          <w:rtl w:val="1"/>
        </w:rPr>
        <w:t xml:space="preserve">הבונוסים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ניקוד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הבונוסים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יינתן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בבדיקה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הסופית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בניקוד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השלבים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לאפשר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כבר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בשלב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דו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ח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פורמט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0"/>
        </w:rPr>
        <w:t xml:space="preserve">Word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0"/>
        </w:rPr>
        <w:t xml:space="preserve">README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color w:val="ff0000"/>
          <w:shd w:fill="93c47d" w:val="clear"/>
          <w:rtl w:val="0"/>
        </w:rPr>
        <w:t xml:space="preserve">md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שיכיל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רשימת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הבונוסים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שהסטודנטים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בצעו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חייב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בתיקיה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0"/>
        </w:rPr>
        <w:t xml:space="preserve">Solution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ובכך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יעלה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אוטומטית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למאגר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גיט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משותף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בענן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0"/>
        </w:rPr>
        <w:t xml:space="preserve">github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0"/>
        </w:rPr>
        <w:t xml:space="preserve">com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זוג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סטודנטים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בלי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אי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תוספת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ניקוד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לציון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הבונוסים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ניקוד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שכל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בונוס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ובונוס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יפורט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ויפורסם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לאפשר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לרכזי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הקורס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לאשר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ולקבוע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ניקוד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לבונוסים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ספציפיים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אנא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להעביר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הרעיונות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שלכם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כתובה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המרצים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שלכם</w:t>
      </w:r>
      <w:r w:rsidDel="00000000" w:rsidR="00000000" w:rsidRPr="00000000">
        <w:rPr>
          <w:rFonts w:ascii="David" w:cs="David" w:eastAsia="David" w:hAnsi="David"/>
          <w:color w:val="ff0000"/>
          <w:highlight w:val="cyan"/>
          <w:rtl w:val="1"/>
        </w:rPr>
        <w:t xml:space="preserve">.</w:t>
      </w:r>
    </w:p>
    <w:p w:rsidR="00000000" w:rsidDel="00000000" w:rsidP="00000000" w:rsidRDefault="00000000" w:rsidRPr="00000000" w14:paraId="00000042">
      <w:pPr>
        <w:pStyle w:val="Heading2"/>
        <w:keepNext w:val="1"/>
        <w:keepLines w:val="1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54.3307086614186" w:right="0" w:hanging="360"/>
        <w:jc w:val="both"/>
        <w:rPr>
          <w:rFonts w:ascii="David" w:cs="David" w:eastAsia="David" w:hAnsi="David"/>
          <w:b w:val="0"/>
          <w:color w:val="366091"/>
          <w:sz w:val="32"/>
          <w:szCs w:val="32"/>
        </w:rPr>
      </w:pPr>
      <w:bookmarkStart w:colFirst="0" w:colLast="0" w:name="_2jessdxc11xv" w:id="3"/>
      <w:bookmarkEnd w:id="3"/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הכנת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הפרויקטים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לשלב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הנוכחי</w:t>
      </w:r>
    </w:p>
    <w:p w:rsidR="00000000" w:rsidDel="00000000" w:rsidP="00000000" w:rsidRDefault="00000000" w:rsidRPr="00000000" w14:paraId="00000043">
      <w:pPr>
        <w:bidi w:val="1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bidi w:val="1"/>
        <w:spacing w:after="0" w:afterAutospacing="0" w:lineRule="auto"/>
        <w:ind w:left="708.661417322835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Solution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0"/>
        </w:rPr>
        <w:t xml:space="preserve">PL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0"/>
        </w:rPr>
        <w:t xml:space="preserve">WPF Application</w:t>
      </w:r>
      <w:r w:rsidDel="00000000" w:rsidR="00000000" w:rsidRPr="00000000">
        <w:rPr>
          <w:rFonts w:ascii="David" w:cs="David" w:eastAsia="David" w:hAnsi="David"/>
          <w:rtl w:val="0"/>
        </w:rPr>
        <w:t xml:space="preserve">":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0" w:line="240" w:lineRule="auto"/>
        <w:ind w:left="708.661417322835" w:right="0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עשו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כפולה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0"/>
        </w:rPr>
        <w:t xml:space="preserve">Solution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Explorer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ייפתח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לעריכה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ניהול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סיומת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csproj</w:t>
      </w:r>
      <w:r w:rsidDel="00000000" w:rsidR="00000000" w:rsidRPr="00000000">
        <w:rPr>
          <w:rFonts w:ascii="David" w:cs="David" w:eastAsia="David" w:hAnsi="David"/>
          <w:rtl w:val="1"/>
        </w:rPr>
        <w:t xml:space="preserve">) -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השורות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המודגשות</w:t>
      </w:r>
      <w:r w:rsidDel="00000000" w:rsidR="00000000" w:rsidRPr="00000000">
        <w:rPr>
          <w:rFonts w:ascii="David" w:cs="David" w:eastAsia="David" w:hAnsi="David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האלמנט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PropertyGroup</w:t>
      </w:r>
      <w:r w:rsidDel="00000000" w:rsidR="00000000" w:rsidRPr="00000000">
        <w:rPr>
          <w:rFonts w:ascii="David" w:cs="David" w:eastAsia="David" w:hAnsi="David"/>
          <w:rtl w:val="1"/>
        </w:rPr>
        <w:t xml:space="preserve">: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0000"/>
          <w:sz w:val="17"/>
          <w:szCs w:val="17"/>
          <w:shd w:fill="efefef" w:val="clear"/>
          <w:rtl w:val="0"/>
        </w:rPr>
        <w:t xml:space="preserve">Sdk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Microsoft.NET.Sdk</w:t>
      </w: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Consolas" w:cs="Consolas" w:eastAsia="Consolas" w:hAnsi="Consolas"/>
          <w:i w:val="1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  &lt;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PropertyGroup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OutputType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WinExe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OutputType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TargetFramework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net6.0-windows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TargetFramework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Nullable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enable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Nullable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UseWPF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UseWPF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BaseOutputPath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sz w:val="17"/>
          <w:szCs w:val="17"/>
          <w:highlight w:val="yellow"/>
          <w:rtl w:val="0"/>
        </w:rPr>
        <w:t xml:space="preserve">$(SolutionDir)\bin\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BaseOutputPath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sz w:val="17"/>
          <w:szCs w:val="17"/>
          <w:highlight w:val="yellow"/>
          <w:rtl w:val="0"/>
        </w:rPr>
        <w:t xml:space="preserve">$(SolutionDir)\bin\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AppendTargetFrameworkToOutputPath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sz w:val="17"/>
          <w:szCs w:val="17"/>
          <w:highlight w:val="yellow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AppendTargetFrameworkToOutputPath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AppendRuntimeIdentifierToOutputPath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sz w:val="17"/>
          <w:szCs w:val="17"/>
          <w:highlight w:val="yellow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AppendRuntimeIdentifierToOutputPath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ab/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UseCommonOutputDirectory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sz w:val="17"/>
          <w:szCs w:val="17"/>
          <w:highlight w:val="yellow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7"/>
          <w:szCs w:val="17"/>
          <w:highlight w:val="yellow"/>
          <w:rtl w:val="0"/>
        </w:rPr>
        <w:t xml:space="preserve">UseCommonOutputDirectory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7"/>
          <w:szCs w:val="17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  &lt;/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PropertyGroup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Consolas" w:cs="Consolas" w:eastAsia="Consolas" w:hAnsi="Consolas"/>
          <w:i w:val="1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sz w:val="17"/>
          <w:szCs w:val="17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i w:val="1"/>
          <w:color w:val="a31515"/>
          <w:sz w:val="17"/>
          <w:szCs w:val="17"/>
          <w:shd w:fill="efefef" w:val="clear"/>
          <w:rtl w:val="0"/>
        </w:rPr>
        <w:t xml:space="preserve">Project</w:t>
      </w:r>
      <w:r w:rsidDel="00000000" w:rsidR="00000000" w:rsidRPr="00000000">
        <w:rPr>
          <w:rFonts w:ascii="Consolas" w:cs="Consolas" w:eastAsia="Consolas" w:hAnsi="Consolas"/>
          <w:i w:val="1"/>
          <w:color w:val="0000ff"/>
          <w:sz w:val="17"/>
          <w:szCs w:val="17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bidi w:val="1"/>
        <w:ind w:left="1700.787401574803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בתפריט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rtl w:val="0"/>
        </w:rPr>
        <w:t xml:space="preserve">context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menu</w:t>
      </w:r>
      <w:r w:rsidDel="00000000" w:rsidR="00000000" w:rsidRPr="00000000">
        <w:rPr>
          <w:rFonts w:ascii="David" w:cs="David" w:eastAsia="David" w:hAnsi="David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ימני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מאפיינים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0"/>
        </w:rPr>
        <w:t xml:space="preserve">Properties</w:t>
      </w:r>
      <w:r w:rsidDel="00000000" w:rsidR="00000000" w:rsidRPr="00000000">
        <w:rPr>
          <w:rFonts w:ascii="David" w:cs="David" w:eastAsia="David" w:hAnsi="David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rtl w:val="1"/>
        </w:rPr>
        <w:t xml:space="preserve">וודאו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שבשדה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Base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output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תחת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כותרת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Build</w:t>
      </w:r>
      <w:r w:rsidDel="00000000" w:rsidR="00000000" w:rsidRPr="00000000">
        <w:rPr>
          <w:rFonts w:ascii="David" w:cs="David" w:eastAsia="David" w:hAnsi="David"/>
          <w:rtl w:val="0"/>
        </w:rPr>
        <w:t xml:space="preserve">&gt;</w:t>
      </w:r>
      <w:r w:rsidDel="00000000" w:rsidR="00000000" w:rsidRPr="00000000">
        <w:rPr>
          <w:rFonts w:ascii="David" w:cs="David" w:eastAsia="David" w:hAnsi="David"/>
          <w:rtl w:val="0"/>
        </w:rPr>
        <w:t xml:space="preserve">Output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כתוצאה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מהשורה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המודגשת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לעיל</w:t>
      </w:r>
      <w:r w:rsidDel="00000000" w:rsidR="00000000" w:rsidRPr="00000000">
        <w:rPr>
          <w:rFonts w:ascii="David" w:cs="David" w:eastAsia="David" w:hAnsi="David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מופיע</w:t>
      </w:r>
      <w:r w:rsidDel="00000000" w:rsidR="00000000" w:rsidRPr="00000000">
        <w:rPr>
          <w:rFonts w:ascii="David" w:cs="David" w:eastAsia="David" w:hAnsi="David"/>
          <w:rtl w:val="1"/>
        </w:rPr>
        <w:t xml:space="preserve">:</w:t>
      </w:r>
    </w:p>
    <w:p w:rsidR="00000000" w:rsidDel="00000000" w:rsidP="00000000" w:rsidRDefault="00000000" w:rsidRPr="00000000" w14:paraId="00000056">
      <w:pPr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17"/>
          <w:szCs w:val="17"/>
          <w:highlight w:val="yellow"/>
          <w:rtl w:val="0"/>
        </w:rPr>
        <w:t xml:space="preserve">$(SolutionDir)\bin\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4"/>
        </w:numPr>
        <w:bidi w:val="1"/>
        <w:ind w:left="1700.787401574803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ההוספות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שעשינו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לעיל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משתקפות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בממשק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המאפיינים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עשינו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עריכה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ישירה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csproj</w:t>
      </w:r>
    </w:p>
    <w:p w:rsidR="00000000" w:rsidDel="00000000" w:rsidP="00000000" w:rsidRDefault="00000000" w:rsidRPr="00000000" w14:paraId="00000058">
      <w:pPr>
        <w:numPr>
          <w:ilvl w:val="2"/>
          <w:numId w:val="4"/>
        </w:numPr>
        <w:bidi w:val="1"/>
        <w:ind w:left="1700.787401574803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בתפריט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(...</w:t>
      </w:r>
      <w:r w:rsidDel="00000000" w:rsidR="00000000" w:rsidRPr="00000000">
        <w:rPr>
          <w:rFonts w:ascii="David" w:cs="David" w:eastAsia="David" w:hAnsi="David"/>
          <w:shd w:fill="d9ead3" w:val="clear"/>
          <w:rtl w:val="0"/>
        </w:rPr>
        <w:t xml:space="preserve">Add→</w:t>
      </w:r>
      <w:r w:rsidDel="00000000" w:rsidR="00000000" w:rsidRPr="00000000">
        <w:rPr>
          <w:rFonts w:ascii="David" w:cs="David" w:eastAsia="David" w:hAnsi="David"/>
          <w:rtl w:val="0"/>
        </w:rPr>
        <w:t xml:space="preserve">Project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Reference</w:t>
      </w:r>
      <w:r w:rsidDel="00000000" w:rsidR="00000000" w:rsidRPr="00000000">
        <w:rPr>
          <w:rFonts w:ascii="David" w:cs="David" w:eastAsia="David" w:hAnsi="David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סמנו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לחצו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OK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rtl w:val="1"/>
        </w:rPr>
        <w:t xml:space="preserve">)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bidi w:val="1"/>
        <w:ind w:left="1700.787401574803" w:hanging="36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בתפריט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…</w:t>
      </w:r>
      <w:r w:rsidDel="00000000" w:rsidR="00000000" w:rsidRPr="00000000">
        <w:rPr>
          <w:rFonts w:ascii="David" w:cs="David" w:eastAsia="David" w:hAnsi="David"/>
          <w:rtl w:val="0"/>
        </w:rPr>
        <w:t xml:space="preserve">Build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Dependencies</w:t>
      </w:r>
      <w:r w:rsidDel="00000000" w:rsidR="00000000" w:rsidRPr="00000000">
        <w:rPr>
          <w:rFonts w:ascii="David" w:cs="David" w:eastAsia="David" w:hAnsi="David"/>
          <w:rtl w:val="0"/>
        </w:rPr>
        <w:t xml:space="preserve">&gt;</w:t>
      </w:r>
      <w:r w:rsidDel="00000000" w:rsidR="00000000" w:rsidRPr="00000000">
        <w:rPr>
          <w:rFonts w:ascii="David" w:cs="David" w:eastAsia="David" w:hAnsi="David"/>
          <w:rtl w:val="0"/>
        </w:rPr>
        <w:t xml:space="preserve">Project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Dependencies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וודאו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שהסימון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לסימון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ההפניות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כנ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bidi w:val="1"/>
        <w:jc w:val="both"/>
        <w:rPr/>
      </w:pPr>
      <w:bookmarkStart w:colFirst="0" w:colLast="0" w:name="_dsxmg62fj8it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1"/>
        <w:keepLines w:val="1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54.3307086614186" w:right="0" w:hanging="360"/>
        <w:jc w:val="both"/>
        <w:rPr>
          <w:rFonts w:ascii="David" w:cs="David" w:eastAsia="David" w:hAnsi="David"/>
          <w:b w:val="0"/>
          <w:color w:val="366091"/>
          <w:sz w:val="32"/>
          <w:szCs w:val="32"/>
        </w:rPr>
      </w:pPr>
      <w:bookmarkStart w:colFirst="0" w:colLast="0" w:name="_1bae2pl7zho9" w:id="5"/>
      <w:bookmarkEnd w:id="5"/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הנחיות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מפורטות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ליצירת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גרפי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366091"/>
          <w:sz w:val="32"/>
          <w:szCs w:val="32"/>
          <w:rtl w:val="1"/>
        </w:rPr>
        <w:t xml:space="preserve">ראשוני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line="276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0" w:line="276" w:lineRule="auto"/>
        <w:jc w:val="both"/>
        <w:rPr>
          <w:rFonts w:ascii="David" w:cs="David" w:eastAsia="David" w:hAnsi="David"/>
          <w:color w:val="ff0000"/>
          <w:highlight w:val="yellow"/>
        </w:rPr>
      </w:pPr>
      <w:r w:rsidDel="00000000" w:rsidR="00000000" w:rsidRPr="00000000">
        <w:rPr>
          <w:rFonts w:ascii="David" w:cs="David" w:eastAsia="David" w:hAnsi="David"/>
          <w:b w:val="1"/>
          <w:color w:val="ff0000"/>
          <w:highlight w:val="yellow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color w:val="ff0000"/>
          <w:highlight w:val="yellow"/>
          <w:rtl w:val="1"/>
        </w:rPr>
        <w:t xml:space="preserve">חשובה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סטודנטים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המעדיפים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בעיצוב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ובפקדים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ממה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שמופיע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רשאים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בתנאי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שאיכות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ויכולות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התצוגה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הנוצרים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משתפרים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בהשוואה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למה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שנוצר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פ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ההנחיות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color w:val="ff0000"/>
          <w:highlight w:val="yellow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line="276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bidi w:val="1"/>
        <w:spacing w:after="0" w:before="40" w:lineRule="auto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vnqimrlx2kn9" w:id="6"/>
      <w:bookmarkEnd w:id="6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1: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0"/>
        </w:rPr>
        <w:t xml:space="preserve">WPF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MainWindow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להתאים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למערכת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נוסיף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חלונות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ראה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צילום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):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bidi w:val="1"/>
        <w:ind w:left="1440" w:hanging="36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כדאי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תיקייה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חלונות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הקשורים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ראשית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בשלב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תיקיה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שעבורה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אנו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מוסיפים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חלונות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440" w:right="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לתצוגת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העזר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המתאימה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ליישות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הראשית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שמופיע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בתפריט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ההקשר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context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menu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WPF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התיקייה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ימין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הסמן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התיקייה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Solution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Explorer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Add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Window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WPF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אישור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ההוספה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).</w:t>
      </w:r>
    </w:p>
    <w:p w:rsidR="00000000" w:rsidDel="00000000" w:rsidP="00000000" w:rsidRDefault="00000000" w:rsidRPr="00000000" w14:paraId="00000065">
      <w:pPr>
        <w:bidi w:val="1"/>
        <w:ind w:left="1440" w:firstLine="0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</w:rPr>
        <w:drawing>
          <wp:inline distB="114300" distT="114300" distL="114300" distR="114300">
            <wp:extent cx="4158200" cy="26120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200" cy="261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ind w:left="720" w:firstLine="72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נתבונן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שנוצר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הצגת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68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="PL.Students.StudentListWindow"</w:t>
      </w:r>
    </w:p>
    <w:p w:rsidR="00000000" w:rsidDel="00000000" w:rsidP="00000000" w:rsidRDefault="00000000" w:rsidRPr="00000000" w14:paraId="00000069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xmlns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="http://schemas.microsoft.com/winfx/2006/xaml/presentation"</w:t>
      </w:r>
    </w:p>
    <w:p w:rsidR="00000000" w:rsidDel="00000000" w:rsidP="00000000" w:rsidRDefault="00000000" w:rsidRPr="00000000" w14:paraId="0000006A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xmlns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="http://schemas.microsoft.com/winfx/2006/xaml"</w:t>
      </w:r>
    </w:p>
    <w:p w:rsidR="00000000" w:rsidDel="00000000" w:rsidP="00000000" w:rsidRDefault="00000000" w:rsidRPr="00000000" w14:paraId="0000006B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xmlns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="http://schemas.microsoft.com/expression/blend/2008"</w:t>
      </w:r>
    </w:p>
    <w:p w:rsidR="00000000" w:rsidDel="00000000" w:rsidP="00000000" w:rsidRDefault="00000000" w:rsidRPr="00000000" w14:paraId="0000006C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xmlns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mc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="http://schemas.openxmlformats.org/markup-compatibility/2006"</w:t>
      </w:r>
    </w:p>
    <w:p w:rsidR="00000000" w:rsidDel="00000000" w:rsidP="00000000" w:rsidRDefault="00000000" w:rsidRPr="00000000" w14:paraId="0000006D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xmlns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local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="clr-namespace:PL.Products"</w:t>
      </w:r>
    </w:p>
    <w:p w:rsidR="00000000" w:rsidDel="00000000" w:rsidP="00000000" w:rsidRDefault="00000000" w:rsidRPr="00000000" w14:paraId="0000006E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mc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Ignorable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="d"</w:t>
      </w:r>
    </w:p>
    <w:p w:rsidR="00000000" w:rsidDel="00000000" w:rsidP="00000000" w:rsidRDefault="00000000" w:rsidRPr="00000000" w14:paraId="0000006F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Title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="StudentListWindow"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Height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="450"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Width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="800"&gt;</w:t>
      </w:r>
    </w:p>
    <w:p w:rsidR="00000000" w:rsidDel="00000000" w:rsidP="00000000" w:rsidRDefault="00000000" w:rsidRPr="00000000" w14:paraId="00000070">
      <w:pPr>
        <w:spacing w:before="0" w:line="276" w:lineRule="auto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pacing w:before="0" w:line="276" w:lineRule="auto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before="0" w:line="276" w:lineRule="auto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0" w:line="276" w:lineRule="auto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ind w:left="720" w:firstLine="72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נוצר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רכיב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תסדיר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בתוכו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ind w:left="144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bidi w:val="1"/>
        <w:ind w:left="144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הראשית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בדומה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לסעיף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הקודם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bidi w:val="1"/>
        <w:ind w:left="216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מופע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Add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bidi w:val="1"/>
        <w:ind w:left="216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Update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וביצוע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נוספות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720" w:firstLine="72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32"/>
          <w:szCs w:val="32"/>
        </w:rPr>
      </w:pPr>
      <w:bookmarkStart w:colFirst="0" w:colLast="0" w:name="_zhvks64uiv0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3uwf1arohrey" w:id="8"/>
      <w:bookmarkEnd w:id="8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2: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עיצוב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חלוקת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-3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שורות</w:t>
      </w:r>
    </w:p>
    <w:p w:rsidR="00000000" w:rsidDel="00000000" w:rsidP="00000000" w:rsidRDefault="00000000" w:rsidRPr="00000000" w14:paraId="0000007C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נתחיל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בעיצוב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גובהו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&lt;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Window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&gt;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=640"</w:t>
      </w:r>
      <w:r w:rsidDel="00000000" w:rsidR="00000000" w:rsidRPr="00000000">
        <w:rPr>
          <w:rFonts w:ascii="David" w:cs="David" w:eastAsia="David" w:hAnsi="David"/>
          <w:color w:val="0000ff"/>
          <w:sz w:val="19"/>
          <w:szCs w:val="19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&lt;"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Name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="MainGrid&gt;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חלקו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3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שורות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ביחס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40*:500*.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תוכלו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דרכים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המועדפת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עליכם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):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1: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כתבו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השינויים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ידנית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&lt;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&gt;: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Name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="MainGrid"&gt;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Grid.RowDefinitions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RowDefinition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Height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="40*"/&gt;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RowDefinition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Height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="500*"/&gt;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           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RowDefinition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="Auto"/&gt;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Grid.RowDefinitions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2: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הגרפי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2)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בשוליו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ראו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קו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כתום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שמופיע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זמני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וזז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בהתאם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במסגרת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</w:p>
    <w:p w:rsidR="00000000" w:rsidDel="00000000" w:rsidP="00000000" w:rsidRDefault="00000000" w:rsidRPr="00000000" w14:paraId="0000008C">
      <w:pPr>
        <w:jc w:val="center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</w:rPr>
        <w:drawing>
          <wp:inline distB="0" distT="0" distL="0" distR="0">
            <wp:extent cx="2330088" cy="85651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694" l="5050" r="8439" t="12503"/>
                    <a:stretch>
                      <a:fillRect/>
                    </a:stretch>
                  </pic:blipFill>
                  <pic:spPr>
                    <a:xfrm>
                      <a:off x="0" y="0"/>
                      <a:ext cx="2330088" cy="85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ind w:firstLine="72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במידה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ונלחץ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מקש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שמאלי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קו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יישאר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ויהווה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חלוקה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</w:p>
    <w:p w:rsidR="00000000" w:rsidDel="00000000" w:rsidP="00000000" w:rsidRDefault="00000000" w:rsidRPr="00000000" w14:paraId="0000008F">
      <w:pPr>
        <w:jc w:val="center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</w:rPr>
        <w:drawing>
          <wp:inline distB="0" distT="0" distL="0" distR="0">
            <wp:extent cx="2309450" cy="93037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7938" l="0" r="95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450" cy="930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  <w:tab/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הערה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בגרסאות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החדשות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ויזואל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סטודיו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הצגת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הקו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הכתום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סמן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ישתנה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לחץ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פלוס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91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עיינו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שהתקבל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בחלונית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קיבלתם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שורות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RowDefinition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מסמל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שנתנו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לאטריביוט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Height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bidi w:val="1"/>
        <w:ind w:left="108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מספרים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הערכים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ישארו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קבועים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bidi w:val="1"/>
        <w:ind w:left="108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מספרים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כוכבית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ישמרו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היחסים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</w:p>
    <w:p w:rsidR="00000000" w:rsidDel="00000000" w:rsidP="00000000" w:rsidRDefault="00000000" w:rsidRPr="00000000" w14:paraId="00000095">
      <w:pPr>
        <w:numPr>
          <w:ilvl w:val="0"/>
          <w:numId w:val="19"/>
        </w:numPr>
        <w:bidi w:val="1"/>
        <w:ind w:left="108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כוכבית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ישמרו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יחסים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</w:p>
    <w:p w:rsidR="00000000" w:rsidDel="00000000" w:rsidP="00000000" w:rsidRDefault="00000000" w:rsidRPr="00000000" w14:paraId="00000096">
      <w:pPr>
        <w:numPr>
          <w:ilvl w:val="0"/>
          <w:numId w:val="19"/>
        </w:numPr>
        <w:bidi w:val="1"/>
        <w:ind w:left="1080" w:hanging="36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פירוש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Auto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באטריבוטים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העמודה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גריד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ייקבע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אוטומטי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בהתאם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לגדלים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הפקדים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שהשורה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העמודה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יכילו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תאים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פקדים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העמודה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תוצג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קיימת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)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David" w:cs="David" w:eastAsia="David" w:hAnsi="David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sh08gciq0ft4" w:id="9"/>
      <w:bookmarkEnd w:id="9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3: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פנימי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9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צרו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פנימי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שיופיע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העליונה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9B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גררו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מחלונית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Toolbox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הרכיב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הגרפי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גררו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העליונה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</w:t>
      </w:r>
    </w:p>
    <w:p w:rsidR="00000000" w:rsidDel="00000000" w:rsidP="00000000" w:rsidRDefault="00000000" w:rsidRPr="00000000" w14:paraId="0000009C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</w:rPr>
        <w:drawing>
          <wp:inline distB="0" distT="0" distL="0" distR="0">
            <wp:extent cx="4058994" cy="287552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994" cy="2875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698500</wp:posOffset>
                </wp:positionV>
                <wp:extent cx="584200" cy="1587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72950" y="3719675"/>
                          <a:ext cx="546100" cy="120650"/>
                        </a:xfrm>
                        <a:prstGeom prst="curved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381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698500</wp:posOffset>
                </wp:positionV>
                <wp:extent cx="584200" cy="15875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0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E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משמש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להכיל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החלק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העליון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כתוצאה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מהגרירה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נוצר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&lt;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&gt;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-&lt;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&gt;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החיצוני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החליפו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בהגדרה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Name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="UpGrid"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HorizontalAlignment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="Stretch"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Height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="auto"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Grid.Row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VerticalAlignment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="Stretch"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Width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="auto"&gt;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    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Grid.ColumnDefinitions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  <w:tab/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ColumnDefinition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Width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ColumnDefinition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 Width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Grid.ColumnDefinitions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הסבר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הפנימי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0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מוכל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הספירה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מתחילה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-0),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מתוח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לרוחב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ולגובה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ומקבל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הגובה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והרוחב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אוטומטי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מחולק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עמודות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שוות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(*). </w:t>
      </w:r>
    </w:p>
    <w:p w:rsidR="00000000" w:rsidDel="00000000" w:rsidP="00000000" w:rsidRDefault="00000000" w:rsidRPr="00000000" w14:paraId="000000A8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David" w:cs="David" w:eastAsia="David" w:hAnsi="Davi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ts7i39i5mrez" w:id="10"/>
      <w:bookmarkEnd w:id="10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4: 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פקדים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הרשימה</w:t>
      </w:r>
    </w:p>
    <w:p w:rsidR="00000000" w:rsidDel="00000000" w:rsidP="00000000" w:rsidRDefault="00000000" w:rsidRPr="00000000" w14:paraId="000000AC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לאפשר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סינון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AE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הסינון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מבוצע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המוגדר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במסמך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נשתמש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ComboBox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גררו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מחלונית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Toolbox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העמודות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המתאימות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הפנימי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הרכיבים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הגרפיים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הנחוצים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לחילופין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אפשרי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לערוך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כתוצאה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מהגרירה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יווצרו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&lt;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&gt;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הפנימי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תגי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&lt;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ComboBox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&gt; </w:t>
      </w:r>
    </w:p>
    <w:p w:rsidR="00000000" w:rsidDel="00000000" w:rsidP="00000000" w:rsidRDefault="00000000" w:rsidRPr="00000000" w14:paraId="000000B3">
      <w:pPr>
        <w:numPr>
          <w:ilvl w:val="0"/>
          <w:numId w:val="16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שבהמשך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להתייחס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לרכיבים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האלו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cs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אזי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כעת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מהרכיבים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ועוד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מאפיינים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נצרכים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tbl>
      <w:tblPr>
        <w:tblStyle w:val="Table1"/>
        <w:bidiVisual w:val="1"/>
        <w:tblW w:w="8130.0" w:type="dxa"/>
        <w:jc w:val="left"/>
        <w:tblInd w:w="5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5"/>
        <w:gridCol w:w="2925"/>
        <w:gridCol w:w="3390"/>
        <w:tblGridChange w:id="0">
          <w:tblGrid>
            <w:gridCol w:w="1815"/>
            <w:gridCol w:w="2925"/>
            <w:gridCol w:w="33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bidi w:val="1"/>
              <w:ind w:left="720" w:firstLine="0"/>
              <w:rPr>
                <w:rFonts w:ascii="David" w:cs="David" w:eastAsia="David" w:hAnsi="David"/>
                <w:sz w:val="22"/>
                <w:szCs w:val="22"/>
              </w:rPr>
            </w:pP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סוג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הפקד</w:t>
            </w:r>
          </w:p>
        </w:tc>
        <w:tc>
          <w:tcPr/>
          <w:p w:rsidR="00000000" w:rsidDel="00000000" w:rsidP="00000000" w:rsidRDefault="00000000" w:rsidRPr="00000000" w14:paraId="000000B5">
            <w:pPr>
              <w:ind w:left="720" w:firstLine="0"/>
              <w:rPr>
                <w:rFonts w:ascii="David" w:cs="David" w:eastAsia="David" w:hAnsi="David"/>
                <w:sz w:val="22"/>
                <w:szCs w:val="22"/>
              </w:rPr>
            </w:pP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מאפיינים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לדוגמא</w:t>
            </w:r>
          </w:p>
        </w:tc>
        <w:tc>
          <w:tcPr/>
          <w:p w:rsidR="00000000" w:rsidDel="00000000" w:rsidP="00000000" w:rsidRDefault="00000000" w:rsidRPr="00000000" w14:paraId="000000B6">
            <w:pPr>
              <w:ind w:left="720" w:firstLine="0"/>
              <w:rPr>
                <w:rFonts w:ascii="David" w:cs="David" w:eastAsia="David" w:hAnsi="David"/>
                <w:sz w:val="22"/>
                <w:szCs w:val="22"/>
              </w:rPr>
            </w:pP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1"/>
              </w:rPr>
              <w:t xml:space="preserve">הסבר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ind w:left="720" w:firstLine="0"/>
              <w:jc w:val="right"/>
              <w:rPr>
                <w:rFonts w:ascii="David" w:cs="David" w:eastAsia="David" w:hAnsi="David"/>
                <w:sz w:val="22"/>
                <w:szCs w:val="22"/>
              </w:rPr>
            </w:pP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</w:rPr>
              <w:drawing>
                <wp:inline distB="0" distT="0" distL="114300" distR="114300">
                  <wp:extent cx="1000125" cy="2667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David" w:cs="David" w:eastAsia="David" w:hAnsi="David"/>
                <w:sz w:val="20"/>
                <w:szCs w:val="20"/>
              </w:rPr>
            </w:pPr>
            <w:r w:rsidDel="00000000" w:rsidR="00000000" w:rsidRPr="00000000">
              <w:rPr>
                <w:rFonts w:ascii="David" w:cs="David" w:eastAsia="David" w:hAnsi="David"/>
                <w:color w:val="ff0000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="</w:t>
            </w:r>
            <w:r w:rsidDel="00000000" w:rsidR="00000000" w:rsidRPr="00000000">
              <w:rPr>
                <w:rFonts w:ascii="David" w:cs="David" w:eastAsia="David" w:hAnsi="David"/>
                <w:b w:val="1"/>
                <w:sz w:val="20"/>
                <w:szCs w:val="20"/>
                <w:rtl w:val="0"/>
              </w:rPr>
              <w:t xml:space="preserve">Attribute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Selector"</w:t>
            </w:r>
          </w:p>
          <w:p w:rsidR="00000000" w:rsidDel="00000000" w:rsidP="00000000" w:rsidRDefault="00000000" w:rsidRPr="00000000" w14:paraId="000000B9">
            <w:pPr>
              <w:rPr>
                <w:rFonts w:ascii="David" w:cs="David" w:eastAsia="David" w:hAnsi="David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HorizontalAlignment</w:t>
            </w:r>
            <w:r w:rsidDel="00000000" w:rsidR="00000000" w:rsidRPr="00000000">
              <w:rPr>
                <w:rFonts w:ascii="David" w:cs="David" w:eastAsia="David" w:hAnsi="David"/>
                <w:color w:val="0000ff"/>
                <w:sz w:val="20"/>
                <w:szCs w:val="20"/>
                <w:rtl w:val="0"/>
              </w:rPr>
              <w:t xml:space="preserve">= "Stretch"</w:t>
            </w:r>
          </w:p>
          <w:p w:rsidR="00000000" w:rsidDel="00000000" w:rsidP="00000000" w:rsidRDefault="00000000" w:rsidRPr="00000000" w14:paraId="000000BA">
            <w:pPr>
              <w:rPr>
                <w:rFonts w:ascii="David" w:cs="David" w:eastAsia="David" w:hAnsi="David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VerticalAlignment</w:t>
            </w:r>
            <w:r w:rsidDel="00000000" w:rsidR="00000000" w:rsidRPr="00000000">
              <w:rPr>
                <w:rFonts w:ascii="David" w:cs="David" w:eastAsia="David" w:hAnsi="David"/>
                <w:color w:val="0000ff"/>
                <w:sz w:val="20"/>
                <w:szCs w:val="20"/>
                <w:rtl w:val="0"/>
              </w:rPr>
              <w:t xml:space="preserve">="Stretch"</w:t>
            </w:r>
          </w:p>
          <w:p w:rsidR="00000000" w:rsidDel="00000000" w:rsidP="00000000" w:rsidRDefault="00000000" w:rsidRPr="00000000" w14:paraId="000000BB">
            <w:pPr>
              <w:rPr>
                <w:rFonts w:ascii="David" w:cs="David" w:eastAsia="David" w:hAnsi="David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Grid.Column</w:t>
            </w:r>
            <w:r w:rsidDel="00000000" w:rsidR="00000000" w:rsidRPr="00000000">
              <w:rPr>
                <w:rFonts w:ascii="David" w:cs="David" w:eastAsia="David" w:hAnsi="David"/>
                <w:color w:val="0000ff"/>
                <w:sz w:val="20"/>
                <w:szCs w:val="20"/>
                <w:rtl w:val="0"/>
              </w:rPr>
              <w:t xml:space="preserve">="1"</w:t>
            </w:r>
          </w:p>
          <w:p w:rsidR="00000000" w:rsidDel="00000000" w:rsidP="00000000" w:rsidRDefault="00000000" w:rsidRPr="00000000" w14:paraId="000000BC">
            <w:pPr>
              <w:bidi w:val="1"/>
              <w:rPr>
                <w:rFonts w:ascii="David" w:cs="David" w:eastAsia="David" w:hAnsi="David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הסירו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את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שאר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האטריבוטים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אם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) -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כגון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1"/>
              </w:rPr>
              <w:t xml:space="preserve">: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0"/>
              </w:rPr>
              <w:t xml:space="preserve">Margin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shd w:fill="d9ead3" w:val="clear"/>
                <w:rtl w:val="0"/>
              </w:rPr>
              <w:t xml:space="preserve">Width</w:t>
            </w:r>
          </w:p>
        </w:tc>
        <w:tc>
          <w:tcPr/>
          <w:p w:rsidR="00000000" w:rsidDel="00000000" w:rsidP="00000000" w:rsidRDefault="00000000" w:rsidRPr="00000000" w14:paraId="000000BD">
            <w:pPr>
              <w:bidi w:val="1"/>
              <w:rPr>
                <w:rFonts w:ascii="David" w:cs="David" w:eastAsia="David" w:hAnsi="David"/>
                <w:sz w:val="22"/>
                <w:szCs w:val="22"/>
              </w:rPr>
            </w:pP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ניצור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ComboBox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שיופיע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בתוך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העמודה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השניה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של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Grid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הפנימי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.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ComboBox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הוא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רכיב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גרפי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המאפשר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בחירה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מתוך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רשימה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נפתחת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,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ממוקם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בעמודה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השניה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1"/>
              </w:rPr>
              <w:t xml:space="preserve">משמאל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ind w:left="720" w:firstLine="0"/>
              <w:jc w:val="right"/>
              <w:rPr>
                <w:rFonts w:ascii="David" w:cs="David" w:eastAsia="David" w:hAnsi="David"/>
                <w:sz w:val="22"/>
                <w:szCs w:val="22"/>
              </w:rPr>
            </w:pP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</w:rPr>
              <w:drawing>
                <wp:inline distB="114300" distT="114300" distL="114300" distR="114300">
                  <wp:extent cx="800100" cy="1905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David" w:cs="David" w:eastAsia="David" w:hAnsi="David"/>
                <w:sz w:val="18"/>
                <w:szCs w:val="18"/>
              </w:rPr>
            </w:pPr>
            <w:r w:rsidDel="00000000" w:rsidR="00000000" w:rsidRPr="00000000">
              <w:rPr>
                <w:rFonts w:ascii="David" w:cs="David" w:eastAsia="David" w:hAnsi="David"/>
                <w:sz w:val="20"/>
                <w:szCs w:val="20"/>
                <w:rtl w:val="0"/>
              </w:rPr>
              <w:t xml:space="preserve">Grid.Column</w:t>
            </w:r>
            <w:r w:rsidDel="00000000" w:rsidR="00000000" w:rsidRPr="00000000">
              <w:rPr>
                <w:rFonts w:ascii="David" w:cs="David" w:eastAsia="David" w:hAnsi="David"/>
                <w:color w:val="0000ff"/>
                <w:sz w:val="20"/>
                <w:szCs w:val="20"/>
                <w:rtl w:val="0"/>
              </w:rPr>
              <w:t xml:space="preserve">="0"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bidi w:val="1"/>
              <w:jc w:val="left"/>
              <w:rPr>
                <w:rFonts w:ascii="David" w:cs="David" w:eastAsia="David" w:hAnsi="David"/>
                <w:sz w:val="22"/>
                <w:szCs w:val="22"/>
                <w:shd w:fill="d9ead3" w:val="clear"/>
              </w:rPr>
            </w:pP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ניצור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שיופיע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בעמודה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הראשונה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תגית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תתן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לשדה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שלידו</w:t>
            </w:r>
            <w:r w:rsidDel="00000000" w:rsidR="00000000" w:rsidRPr="00000000">
              <w:rPr>
                <w:rFonts w:ascii="David" w:cs="David" w:eastAsia="David" w:hAnsi="David"/>
                <w:sz w:val="22"/>
                <w:szCs w:val="22"/>
                <w:shd w:fill="d9ead3" w:val="clear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bidi w:val="1"/>
        <w:ind w:left="720" w:firstLine="0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הפקדים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משמעותית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שיתאימו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לתכונה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הסינון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בדוגמא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0"/>
          <w:szCs w:val="20"/>
          <w:rtl w:val="0"/>
        </w:rPr>
        <w:t xml:space="preserve">Attribute</w:t>
      </w:r>
      <w:r w:rsidDel="00000000" w:rsidR="00000000" w:rsidRPr="00000000">
        <w:rPr>
          <w:rFonts w:ascii="David" w:cs="David" w:eastAsia="David" w:hAnsi="David"/>
          <w:sz w:val="20"/>
          <w:szCs w:val="20"/>
          <w:rtl w:val="0"/>
        </w:rPr>
        <w:t xml:space="preserve">Selector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לסנן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מאפיין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0"/>
          <w:szCs w:val="20"/>
          <w:rtl w:val="0"/>
        </w:rPr>
        <w:t xml:space="preserve">Attribute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לדוגמא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רשימת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סטודנטים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אזי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ויש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תכונה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ונרצה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לסנן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סטודנטים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גיל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אזי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נקרא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לפקד</w:t>
      </w:r>
      <w:r w:rsidDel="00000000" w:rsidR="00000000" w:rsidRPr="00000000">
        <w:rPr>
          <w:rFonts w:ascii="David" w:cs="David" w:eastAsia="David" w:hAnsi="David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0"/>
          <w:szCs w:val="20"/>
          <w:rtl w:val="0"/>
        </w:rPr>
        <w:t xml:space="preserve">AgeSelector</w:t>
      </w:r>
      <w:r w:rsidDel="00000000" w:rsidR="00000000" w:rsidRPr="00000000">
        <w:rPr>
          <w:rFonts w:ascii="David" w:cs="David" w:eastAsia="David" w:hAnsi="David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6"/>
        </w:numPr>
        <w:bidi w:val="1"/>
        <w:ind w:left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התבוננו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וראו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דרכו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השינויים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שערכתם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</w:p>
    <w:p w:rsidR="00000000" w:rsidDel="00000000" w:rsidP="00000000" w:rsidRDefault="00000000" w:rsidRPr="00000000" w14:paraId="000000C4">
      <w:pPr>
        <w:bidi w:val="1"/>
        <w:ind w:left="36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ind w:left="0" w:firstLine="0"/>
        <w:jc w:val="both"/>
        <w:rPr>
          <w:rFonts w:ascii="David" w:cs="David" w:eastAsia="David" w:hAnsi="David"/>
          <w:b w:val="0"/>
          <w:color w:val="2e75b5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5: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פקד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הרשימה</w:t>
      </w:r>
    </w:p>
    <w:p w:rsidR="00000000" w:rsidDel="00000000" w:rsidP="00000000" w:rsidRDefault="00000000" w:rsidRPr="00000000" w14:paraId="000000C6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גררו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העכבר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מחלונית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Toolbox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החיצוני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(MainGrid)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רכיב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התאימו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הרכיב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ind w:left="720" w:firstLine="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להגדיר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יופיע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Grid.Row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מתייחסת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החיצוני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כלומר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רכיב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יוצב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בשורה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השניה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הגריד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החיצוני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שבהמשך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להתייחס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לרכיב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נקבע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לדוגמא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="StudentListview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ind w:left="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2"/>
          <w:szCs w:val="22"/>
        </w:rPr>
      </w:pPr>
      <w:bookmarkStart w:colFirst="0" w:colLast="0" w:name="_jwramz5iw29c" w:id="11"/>
      <w:bookmarkEnd w:id="11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6: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זמני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שאמרנו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רוצים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כנקודת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למערכת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בשלב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נעצב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הראשי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שיוביל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CE">
      <w:pPr>
        <w:bidi w:val="1"/>
        <w:jc w:val="both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צרו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הראשי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!)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הדרכים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שתוארו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השתמשו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באירוע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ברירת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מחדל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להציג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במחלקה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האחורי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מפתח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הוסיפו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מטיפוס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IBL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שיאותחל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באובייקט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מחלקה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המממשת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הממשק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IBL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0"/>
          <w:numId w:val="9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שגם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גישה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נשלח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לבנאי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אלא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למחלקה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יתווסף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בסעיף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  <w:u w:val="none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b91af"/>
          <w:sz w:val="19"/>
          <w:szCs w:val="19"/>
          <w:highlight w:val="yellow"/>
          <w:rtl w:val="0"/>
        </w:rPr>
        <w:t xml:space="preserve">BoEntity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9"/>
          <w:szCs w:val="19"/>
          <w:rtl w:val="0"/>
        </w:rPr>
        <w:t xml:space="preserve">ListWindow</w:t>
      </w:r>
      <w:r w:rsidDel="00000000" w:rsidR="00000000" w:rsidRPr="00000000">
        <w:rPr>
          <w:rFonts w:ascii="David" w:cs="David" w:eastAsia="David" w:hAnsi="David"/>
          <w:color w:val="2b91a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הפעולה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שמתבצעת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יכולה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להראות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רשימת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סטודנטים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לדוגמא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):</w:t>
      </w:r>
    </w:p>
    <w:p w:rsidR="00000000" w:rsidDel="00000000" w:rsidP="00000000" w:rsidRDefault="00000000" w:rsidRPr="00000000" w14:paraId="000000D4">
      <w:pPr>
        <w:spacing w:after="0" w:before="0" w:lineRule="auto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ShowStudentsButton_Click(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sender,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RoutedEventArgs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e) =&gt;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StudentListWindow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().Show();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ind w:left="360" w:firstLine="0"/>
        <w:jc w:val="center"/>
        <w:rPr>
          <w:rFonts w:ascii="David" w:cs="David" w:eastAsia="David" w:hAnsi="Davi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ind w:left="360" w:firstLine="0"/>
        <w:jc w:val="center"/>
        <w:rPr>
          <w:rFonts w:ascii="David" w:cs="David" w:eastAsia="David" w:hAnsi="David"/>
          <w:b w:val="1"/>
        </w:rPr>
      </w:pP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הריצו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ובדקו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התוצאות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המתקבלות</w:t>
      </w:r>
      <w:r w:rsidDel="00000000" w:rsidR="00000000" w:rsidRPr="00000000">
        <w:rPr>
          <w:rFonts w:ascii="David" w:cs="David" w:eastAsia="David" w:hAnsi="David"/>
          <w:b w:val="1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ind w:left="720" w:firstLine="0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bidi w:val="1"/>
        <w:spacing w:after="0" w:before="40" w:lineRule="auto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o3bmne9jwe6m" w:id="12"/>
      <w:bookmarkEnd w:id="12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7: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הצגת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בחלון</w:t>
      </w:r>
    </w:p>
    <w:p w:rsidR="00000000" w:rsidDel="00000000" w:rsidP="00000000" w:rsidRDefault="00000000" w:rsidRPr="00000000" w14:paraId="000000D9">
      <w:pPr>
        <w:bidi w:val="1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נחזור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הרשימה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צרו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במחלקה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בדוגמא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: </w:t>
      </w:r>
      <w:r w:rsidDel="00000000" w:rsidR="00000000" w:rsidRPr="00000000">
        <w:rPr>
          <w:rFonts w:ascii="Consolas" w:cs="Consolas" w:eastAsia="Consolas" w:hAnsi="Consolas"/>
          <w:i w:val="1"/>
          <w:color w:val="2b91af"/>
          <w:sz w:val="19"/>
          <w:szCs w:val="19"/>
          <w:highlight w:val="yellow"/>
          <w:rtl w:val="0"/>
        </w:rPr>
        <w:t xml:space="preserve">BoEntity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9"/>
          <w:szCs w:val="19"/>
          <w:rtl w:val="0"/>
        </w:rPr>
        <w:t xml:space="preserve">ListWindow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שדה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IBL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השדה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יאותחל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למופע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BL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כנ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.</w:t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שיצרנו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בצעד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5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נוסיף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בגוף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הבנאי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הוראה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שתבצע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אוסף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החוזר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משכבת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לתכונה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ItemsSource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לדוגמא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רוצים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רשימת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הסטודנטים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נכתוב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DE">
      <w:pPr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shd w:fill="efefef" w:val="clear"/>
          <w:rtl w:val="0"/>
        </w:rPr>
        <w:t xml:space="preserve">StudentsListView.ItmesSource = bl.Student.GetStudents();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ind w:left="720" w:firstLine="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המתודה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המזומנת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אוסף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ישויות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העזר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לתצוגה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למשל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StudentsForList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)</w:t>
      </w:r>
    </w:p>
    <w:p w:rsidR="00000000" w:rsidDel="00000000" w:rsidP="00000000" w:rsidRDefault="00000000" w:rsidRPr="00000000" w14:paraId="000000E0">
      <w:pPr>
        <w:numPr>
          <w:ilvl w:val="0"/>
          <w:numId w:val="18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הריצו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התוכנית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וקבלו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התצוגה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המתקבלת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?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מדוע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מתקבלת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0E1">
      <w:pPr>
        <w:bidi w:val="1"/>
        <w:ind w:left="72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mk6heau5f9dv" w:id="13"/>
      <w:bookmarkEnd w:id="13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8 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סינון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הרשימה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0"/>
        </w:rPr>
        <w:t xml:space="preserve">ComboBox</w:t>
      </w:r>
    </w:p>
    <w:p w:rsidR="00000000" w:rsidDel="00000000" w:rsidP="00000000" w:rsidRDefault="00000000" w:rsidRPr="00000000" w14:paraId="000000E3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both"/>
        <w:rPr>
          <w:rFonts w:ascii="David" w:cs="David" w:eastAsia="David" w:hAnsi="David"/>
          <w:sz w:val="22"/>
          <w:szCs w:val="22"/>
          <w:shd w:fill="ff9900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בצעד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4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יצרתם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ComboBox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נשתמש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לסנן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המוצגת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הקריטריון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שמוגדר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במסמך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לדוגמא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שהצענו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לסנן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סטודנטים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גיל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נקבל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מקור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ComboBox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Enums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שהגדרנו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בשכבת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נוסיף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השמה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כדלהלן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בגוף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הבנאי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:</w:t>
      </w:r>
    </w:p>
    <w:p w:rsidR="00000000" w:rsidDel="00000000" w:rsidP="00000000" w:rsidRDefault="00000000" w:rsidRPr="00000000" w14:paraId="000000E6">
      <w:pPr>
        <w:ind w:left="0" w:firstLine="0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AgeSelector.ItemsSource =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.GetValues(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typeof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(BO.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sz w:val="16"/>
          <w:szCs w:val="16"/>
          <w:rtl w:val="0"/>
        </w:rPr>
        <w:t xml:space="preserve">StudentAges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כפולה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ComboBox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באירוע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ברירת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המחדל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אירוע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ברירת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המחדל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פקד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0"/>
        </w:rPr>
        <w:t xml:space="preserve">ComboBox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i w:val="1"/>
          <w:sz w:val="22"/>
          <w:szCs w:val="22"/>
          <w:rtl w:val="0"/>
        </w:rPr>
        <w:t xml:space="preserve">SelectionChanged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נממש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שנרשמה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לאירוע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E9">
      <w:pPr>
        <w:numPr>
          <w:ilvl w:val="1"/>
          <w:numId w:val="10"/>
        </w:numPr>
        <w:bidi w:val="1"/>
        <w:ind w:left="144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התנאי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לסינון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נשתמש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בתכונה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SelectedItem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ComboBox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לקבל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שנבחר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בהמרות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casting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מתאימות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EA">
      <w:pPr>
        <w:numPr>
          <w:ilvl w:val="1"/>
          <w:numId w:val="10"/>
        </w:numPr>
        <w:bidi w:val="1"/>
        <w:ind w:left="144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בקריאה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למתודה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0"/>
        </w:rPr>
        <w:t xml:space="preserve">BL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המחזירה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מסוננת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ולעדכן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מקור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התצוגה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בתכונה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0"/>
        </w:rPr>
        <w:t xml:space="preserve">ItemsSource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כנ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EB">
      <w:pPr>
        <w:numPr>
          <w:ilvl w:val="2"/>
          <w:numId w:val="10"/>
        </w:numPr>
        <w:bidi w:val="1"/>
        <w:ind w:left="216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מתודה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כזו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להוסיפה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לממשק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ולממש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המתאים</w:t>
      </w:r>
    </w:p>
    <w:p w:rsidR="00000000" w:rsidDel="00000000" w:rsidP="00000000" w:rsidRDefault="00000000" w:rsidRPr="00000000" w14:paraId="000000EC">
      <w:pPr>
        <w:numPr>
          <w:ilvl w:val="2"/>
          <w:numId w:val="10"/>
        </w:numPr>
        <w:bidi w:val="1"/>
        <w:ind w:left="2160" w:hanging="36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למתודה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בשכבת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שמחזיר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רצויה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פרמטר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דלגט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מטיפוס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Func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המקבל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פרמטר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העזר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המתאימה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ומחזיר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בולאני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וביזמון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המתודה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מקוד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להעביר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בארגומנט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מתודה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אנונימת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בתחביר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למבדה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שתבדוק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תנאי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הסינון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;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הסינון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יתבצע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מימוש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המתודה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בשכבת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</w:p>
    <w:p w:rsidR="00000000" w:rsidDel="00000000" w:rsidP="00000000" w:rsidRDefault="00000000" w:rsidRPr="00000000" w14:paraId="000000ED">
      <w:pPr>
        <w:bidi w:val="1"/>
        <w:ind w:left="720" w:firstLine="0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ind w:left="72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הבחירה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ComboBox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אפשרי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הערכים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האחרים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ind w:left="72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אתגר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לנקות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הבחירה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ולחזור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למצב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רואים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0F0">
      <w:pPr>
        <w:bidi w:val="1"/>
        <w:ind w:left="0" w:firstLine="0"/>
        <w:rPr>
          <w:rFonts w:ascii="David" w:cs="David" w:eastAsia="David" w:hAnsi="David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9 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עיצוב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הראשית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4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בצעד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2 ,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הרשימה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חילקנו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-3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שורות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ניצור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תצוגה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נוסף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בשורה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השלישית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Grid.Row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rtl w:val="0"/>
        </w:rPr>
        <w:t xml:space="preserve">="2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שהשורה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השלישית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הגריד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הוגדרה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Auto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קשה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לגרור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לתוכה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בדיזיינר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הוסיפו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ישירות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xaml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:</w:t>
      </w:r>
    </w:p>
    <w:p w:rsidR="00000000" w:rsidDel="00000000" w:rsidP="00000000" w:rsidRDefault="00000000" w:rsidRPr="00000000" w14:paraId="000000F2">
      <w:pPr>
        <w:spacing w:before="0" w:line="276" w:lineRule="auto"/>
        <w:rPr>
          <w:rFonts w:ascii="Consolas" w:cs="Consolas" w:eastAsia="Consolas" w:hAnsi="Consolas"/>
          <w:b w:val="1"/>
          <w:sz w:val="16"/>
          <w:szCs w:val="16"/>
          <w:shd w:fill="d9ead3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d9ead3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a31515"/>
          <w:sz w:val="16"/>
          <w:szCs w:val="16"/>
          <w:shd w:fill="d9ead3" w:val="clear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shd w:fill="d9ead3" w:val="clear"/>
          <w:rtl w:val="0"/>
        </w:rPr>
        <w:t xml:space="preserve"> Content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d9ead3" w:val="clear"/>
          <w:rtl w:val="0"/>
        </w:rPr>
        <w:t xml:space="preserve">="Add new Product"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shd w:fill="d9ead3" w:val="clear"/>
          <w:rtl w:val="0"/>
        </w:rPr>
        <w:t xml:space="preserve">Grid.Row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d9ead3" w:val="clear"/>
          <w:rtl w:val="0"/>
        </w:rPr>
        <w:t xml:space="preserve">="2"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shd w:fill="d9ead3" w:val="clear"/>
          <w:rtl w:val="0"/>
        </w:rPr>
        <w:t xml:space="preserve"> HorizontalAlignment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d9ead3" w:val="clear"/>
          <w:rtl w:val="0"/>
        </w:rPr>
        <w:t xml:space="preserve">="Right"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shd w:fill="d9ead3" w:val="clear"/>
          <w:rtl w:val="0"/>
        </w:rPr>
        <w:t xml:space="preserve"> Margin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d9ead3" w:val="clear"/>
          <w:rtl w:val="0"/>
        </w:rPr>
        <w:t xml:space="preserve">="5"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shd w:fill="d9ead3" w:val="clear"/>
          <w:rtl w:val="0"/>
        </w:rPr>
        <w:t xml:space="preserve"> Padding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16"/>
          <w:szCs w:val="16"/>
          <w:shd w:fill="d9ead3" w:val="clear"/>
          <w:rtl w:val="0"/>
        </w:rPr>
        <w:t xml:space="preserve">="5"/&gt;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4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הנ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ִ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ַּ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ָּ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שמייצג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הוספה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כלומר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מאפשר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להכניס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</w:p>
    <w:p w:rsidR="00000000" w:rsidDel="00000000" w:rsidP="00000000" w:rsidRDefault="00000000" w:rsidRPr="00000000" w14:paraId="000000F4">
      <w:pPr>
        <w:bidi w:val="1"/>
        <w:ind w:left="720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עליכם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לחשוב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הנדרשות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חלקם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נפרט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היתר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תסיקו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שעשינו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להעביר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בבנאי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שעשינו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לשכוח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השלבים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פקדים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מתאימים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למלא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הרלוונטיים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בתכונות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המתאימות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).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תכונה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התכונה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להכנסת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עבורה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).</w:t>
        <w:br w:type="textWrapping"/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בשלב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שמות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משמעותיים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לפקדים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שיהיה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אפשרי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להתייחס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אליהם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0"/>
        </w:rPr>
        <w:t xml:space="preserve">code</w:t>
      </w:r>
      <w:r w:rsidDel="00000000" w:rsidR="00000000" w:rsidRPr="00000000">
        <w:rPr>
          <w:rFonts w:ascii="David" w:cs="David" w:eastAsia="David" w:hAnsi="David"/>
          <w:b w:val="1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b w:val="1"/>
          <w:rtl w:val="0"/>
        </w:rPr>
        <w:t xml:space="preserve">behind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! </w:t>
      </w:r>
    </w:p>
    <w:p w:rsidR="00000000" w:rsidDel="00000000" w:rsidP="00000000" w:rsidRDefault="00000000" w:rsidRPr="00000000" w14:paraId="000000F7">
      <w:pPr>
        <w:bidi w:val="1"/>
        <w:ind w:left="720" w:firstLine="0"/>
        <w:jc w:val="both"/>
        <w:rPr>
          <w:rFonts w:ascii="David" w:cs="David" w:eastAsia="David" w:hAnsi="David"/>
          <w:b w:val="1"/>
        </w:rPr>
      </w:pP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הקורס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נלמד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מנגנון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נוסף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נצטרך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להתייחס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לפקדים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מפורשת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  <w:u w:val="none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הלוגית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נוסיף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אישור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מופע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בלחיצה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תזומן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מתודה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0"/>
        </w:rPr>
        <w:t xml:space="preserve">BL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לוגית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מתאימה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שכמובן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תזמן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בתוכה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מתודות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מתאימות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הוספות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בשכבת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left="354.33070866141634" w:firstLine="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לפקדים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הנדרשים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הפירוט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FA">
      <w:pPr>
        <w:bidi w:val="1"/>
        <w:ind w:left="720" w:firstLine="0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ctzvl89i6dgu" w:id="14"/>
      <w:bookmarkEnd w:id="14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10 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ישות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לוגית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ראשית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מצב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ופעולות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"</w:t>
      </w:r>
    </w:p>
    <w:p w:rsidR="00000000" w:rsidDel="00000000" w:rsidP="00000000" w:rsidRDefault="00000000" w:rsidRPr="00000000" w14:paraId="000000FC">
      <w:pPr>
        <w:bidi w:val="1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jc w:val="both"/>
        <w:rPr>
          <w:rFonts w:ascii="David" w:cs="David" w:eastAsia="David" w:hAnsi="David"/>
          <w:b w:val="1"/>
          <w:sz w:val="22"/>
          <w:szCs w:val="22"/>
          <w:shd w:fill="ff9900" w:val="clear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נחזור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לחלון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הרשימה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נרצה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שבלחיצה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כפולה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שורה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ברשימה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המוצגת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ייפתח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פעולות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לשם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סידרת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0FF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במסך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העיצוב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תצוגת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הרשימה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ListView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שיצרתם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בצעד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5</w:t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בחלונית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rtl w:val="0"/>
        </w:rPr>
        <w:t xml:space="preserve">Properties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בחרו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סמל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הברק</w:t>
      </w:r>
    </w:p>
    <w:p w:rsidR="00000000" w:rsidDel="00000000" w:rsidP="00000000" w:rsidRDefault="00000000" w:rsidRPr="00000000" w14:paraId="00000102">
      <w:pPr>
        <w:numPr>
          <w:ilvl w:val="0"/>
          <w:numId w:val="1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התבוננו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באירועים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האפשריים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לפקד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שקיימת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ארוכה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אירועים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אפשריים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עליכם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האירוע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כפולה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טיפול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באירוע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ולממש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אותו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cs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נוצרה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פונקציה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שנרשמה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לאירוע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המתאים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ממשו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תוכן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הדרישות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הבאות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: 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bidi w:val="1"/>
        <w:ind w:left="1440" w:hanging="360"/>
        <w:jc w:val="both"/>
        <w:rPr>
          <w:rFonts w:ascii="David" w:cs="David" w:eastAsia="David" w:hAnsi="David"/>
          <w:sz w:val="22"/>
          <w:szCs w:val="22"/>
          <w:u w:val="none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כפולה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ברשימה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ייפתח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22"/>
          <w:szCs w:val="22"/>
          <w:shd w:fill="d9ead3" w:val="clear"/>
          <w:rtl w:val="1"/>
        </w:rPr>
        <w:t xml:space="preserve">עדכון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מופיעים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כבר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ערכי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מופע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שנבחר</w:t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bidi w:val="1"/>
        <w:ind w:left="1440" w:hanging="360"/>
        <w:jc w:val="both"/>
        <w:rPr>
          <w:rFonts w:ascii="David" w:cs="David" w:eastAsia="David" w:hAnsi="David"/>
          <w:sz w:val="22"/>
          <w:szCs w:val="22"/>
          <w:shd w:fill="d9ead3" w:val="clear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הבנאי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יקבל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בפרמטר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מזהה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הפריט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שנבחר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ויבקש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משכבה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לוגית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המתאים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שפרטיו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יוצגו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shd w:fill="d9ead3" w:val="clear"/>
          <w:rtl w:val="1"/>
        </w:rPr>
        <w:t xml:space="preserve">בחלון</w:t>
      </w:r>
    </w:p>
    <w:p w:rsidR="00000000" w:rsidDel="00000000" w:rsidP="00000000" w:rsidRDefault="00000000" w:rsidRPr="00000000" w14:paraId="00000106">
      <w:pPr>
        <w:numPr>
          <w:ilvl w:val="0"/>
          <w:numId w:val="1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הוסיפו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אישור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המופע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הראשית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בלחיצה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הכפתור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תופעל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מתודה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מתאימה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מהשכבה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הלוגית</w:t>
      </w:r>
    </w:p>
    <w:p w:rsidR="00000000" w:rsidDel="00000000" w:rsidP="00000000" w:rsidRDefault="00000000" w:rsidRPr="00000000" w14:paraId="00000107">
      <w:pPr>
        <w:numPr>
          <w:ilvl w:val="0"/>
          <w:numId w:val="11"/>
        </w:numPr>
        <w:bidi w:val="1"/>
        <w:ind w:left="720" w:hanging="360"/>
        <w:jc w:val="both"/>
        <w:rPr>
          <w:rFonts w:ascii="David" w:cs="David" w:eastAsia="David" w:hAnsi="David"/>
          <w:sz w:val="22"/>
          <w:szCs w:val="22"/>
          <w:u w:val="none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הצורך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הוסיפו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כפתורים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נוספות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שניתן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הישות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</w:p>
    <w:p w:rsidR="00000000" w:rsidDel="00000000" w:rsidP="00000000" w:rsidRDefault="00000000" w:rsidRPr="00000000" w14:paraId="00000108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שימו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שאתם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נדרשים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מחלקה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שיצרתם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בצעד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9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וכן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למעשה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פקדים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נדרשים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להתאים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התצוגה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המצב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נפתח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הוספה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/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). (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לממש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?)</w:t>
      </w:r>
    </w:p>
    <w:p w:rsidR="00000000" w:rsidDel="00000000" w:rsidP="00000000" w:rsidRDefault="00000000" w:rsidRPr="00000000" w14:paraId="0000010B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במצב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עדכון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יוצגו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כפתורים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לביצוע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הפעולות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הנדרשות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התיאור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הכללי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. </w:t>
      </w:r>
    </w:p>
    <w:p w:rsidR="00000000" w:rsidDel="00000000" w:rsidP="00000000" w:rsidRDefault="00000000" w:rsidRPr="00000000" w14:paraId="0000010C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40" w:lineRule="auto"/>
        <w:ind w:left="0" w:right="0" w:firstLine="0"/>
        <w:jc w:val="left"/>
        <w:rPr>
          <w:rFonts w:ascii="David" w:cs="David" w:eastAsia="David" w:hAnsi="David"/>
          <w:b w:val="0"/>
          <w:color w:val="2e75b5"/>
          <w:sz w:val="28"/>
          <w:szCs w:val="28"/>
        </w:rPr>
      </w:pPr>
      <w:bookmarkStart w:colFirst="0" w:colLast="0" w:name="_686yv0q7ni61" w:id="15"/>
      <w:bookmarkEnd w:id="15"/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צעד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11 :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התאמה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color w:val="2e75b5"/>
          <w:sz w:val="28"/>
          <w:szCs w:val="28"/>
          <w:rtl w:val="1"/>
        </w:rPr>
        <w:t xml:space="preserve">אישית</w:t>
      </w:r>
    </w:p>
    <w:p w:rsidR="00000000" w:rsidDel="00000000" w:rsidP="00000000" w:rsidRDefault="00000000" w:rsidRPr="00000000" w14:paraId="0000010F">
      <w:pPr>
        <w:bidi w:val="1"/>
        <w:jc w:val="both"/>
        <w:rPr>
          <w:rFonts w:ascii="David" w:cs="David" w:eastAsia="David" w:hAnsi="Davi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>
          <w:rFonts w:ascii="David" w:cs="David" w:eastAsia="David" w:hAnsi="David"/>
          <w:highlight w:val="green"/>
        </w:rPr>
      </w:pP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כאן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לכם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יד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חופשית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למעשה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לעצב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החלונות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כיד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הדמיון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הטובה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עליכם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צבעים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גופנים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כותרות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2"/>
          <w:szCs w:val="22"/>
          <w:rtl w:val="1"/>
        </w:rPr>
        <w:t xml:space="preserve">ועוד</w:t>
      </w:r>
      <w:r w:rsidDel="00000000" w:rsidR="00000000" w:rsidRPr="00000000">
        <w:rPr>
          <w:rFonts w:ascii="David" w:cs="David" w:eastAsia="David" w:hAnsi="David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ind w:left="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ind w:left="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ind w:left="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jc w:val="center"/>
        <w:rPr>
          <w:rFonts w:ascii="David" w:cs="David" w:eastAsia="David" w:hAnsi="David"/>
          <w:sz w:val="30"/>
          <w:szCs w:val="30"/>
        </w:rPr>
      </w:pPr>
      <w:r w:rsidDel="00000000" w:rsidR="00000000" w:rsidRPr="00000000">
        <w:rPr>
          <w:rFonts w:ascii="David" w:cs="David" w:eastAsia="David" w:hAnsi="David"/>
          <w:b w:val="1"/>
          <w:sz w:val="44"/>
          <w:szCs w:val="44"/>
          <w:rtl w:val="1"/>
        </w:rPr>
        <w:t xml:space="preserve">בהצלחה</w:t>
      </w:r>
      <w:r w:rsidDel="00000000" w:rsidR="00000000" w:rsidRPr="00000000">
        <w:rPr>
          <w:rFonts w:ascii="David" w:cs="David" w:eastAsia="David" w:hAnsi="David"/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sz w:val="44"/>
          <w:szCs w:val="44"/>
          <w:rtl w:val="1"/>
        </w:rPr>
        <w:t xml:space="preserve">רבה</w:t>
      </w:r>
      <w:r w:rsidDel="00000000" w:rsidR="00000000" w:rsidRPr="00000000">
        <w:rPr>
          <w:rFonts w:ascii="David" w:cs="David" w:eastAsia="David" w:hAnsi="David"/>
          <w:b w:val="1"/>
          <w:sz w:val="44"/>
          <w:szCs w:val="44"/>
          <w:rtl w:val="1"/>
        </w:rPr>
        <w:t xml:space="preserve">!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1114.8425196850417" w:top="992.1259842519685" w:left="1132.2047244094488" w:right="1133.858267716535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avid"/>
  <w:font w:name="Georgia"/>
  <w:font w:name="Consolas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David Libre">
    <w:embedRegular w:fontKey="{00000000-0000-0000-0000-000000000000}" r:id="rId3" w:subsetted="0"/>
    <w:embedBold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bidi w:val="1"/>
      <w:jc w:val="right"/>
      <w:rPr/>
    </w:pPr>
    <w:r w:rsidDel="00000000" w:rsidR="00000000" w:rsidRPr="00000000">
      <w:rPr>
        <w:rFonts w:ascii="David" w:cs="David" w:eastAsia="David" w:hAnsi="Davi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bidi w:val="1"/>
      <w:rPr>
        <w:rFonts w:ascii="David" w:cs="David" w:eastAsia="David" w:hAnsi="David"/>
        <w:color w:val="2e75b5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6">
    <w:pPr>
      <w:bidi w:val="1"/>
      <w:rPr>
        <w:rFonts w:ascii="David" w:cs="David" w:eastAsia="David" w:hAnsi="David"/>
        <w:color w:val="2e75b5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720" w:hanging="360"/>
      </w:pPr>
      <w:rPr>
        <w:rFonts w:ascii="Tahoma" w:cs="Tahoma" w:eastAsia="Tahoma" w:hAnsi="Tahoma"/>
      </w:rPr>
    </w:lvl>
    <w:lvl w:ilvl="2">
      <w:start w:val="1"/>
      <w:numFmt w:val="lowerRoman"/>
      <w:lvlText w:val="%3."/>
      <w:lvlJc w:val="right"/>
      <w:pPr>
        <w:ind w:left="1440" w:hanging="180"/>
      </w:pPr>
      <w:rPr/>
    </w:lvl>
    <w:lvl w:ilvl="3">
      <w:start w:val="1"/>
      <w:numFmt w:val="decimal"/>
      <w:lvlText w:val="%4."/>
      <w:lvlJc w:val="left"/>
      <w:pPr>
        <w:ind w:left="2160" w:hanging="360"/>
      </w:pPr>
      <w:rPr/>
    </w:lvl>
    <w:lvl w:ilvl="4">
      <w:start w:val="1"/>
      <w:numFmt w:val="lowerLetter"/>
      <w:lvlText w:val="%5."/>
      <w:lvlJc w:val="left"/>
      <w:pPr>
        <w:ind w:left="2880" w:hanging="360"/>
      </w:pPr>
      <w:rPr/>
    </w:lvl>
    <w:lvl w:ilvl="5">
      <w:start w:val="1"/>
      <w:numFmt w:val="lowerRoman"/>
      <w:lvlText w:val="%6."/>
      <w:lvlJc w:val="right"/>
      <w:pPr>
        <w:ind w:left="3600" w:hanging="180"/>
      </w:pPr>
      <w:rPr/>
    </w:lvl>
    <w:lvl w:ilvl="6">
      <w:start w:val="1"/>
      <w:numFmt w:val="decimal"/>
      <w:lvlText w:val="%7."/>
      <w:lvlJc w:val="left"/>
      <w:pPr>
        <w:ind w:left="4320" w:hanging="360"/>
      </w:pPr>
      <w:rPr/>
    </w:lvl>
    <w:lvl w:ilvl="7">
      <w:start w:val="1"/>
      <w:numFmt w:val="lowerLetter"/>
      <w:lvlText w:val="%8."/>
      <w:lvlJc w:val="left"/>
      <w:pPr>
        <w:ind w:left="5040" w:hanging="360"/>
      </w:pPr>
      <w:rPr/>
    </w:lvl>
    <w:lvl w:ilvl="8">
      <w:start w:val="1"/>
      <w:numFmt w:val="lowerRoman"/>
      <w:lvlText w:val="%9."/>
      <w:lvlJc w:val="right"/>
      <w:pPr>
        <w:ind w:left="576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bidi w:val="1"/>
      <w:jc w:val="both"/>
    </w:pPr>
    <w:rPr>
      <w:rFonts w:ascii="David" w:cs="David" w:eastAsia="David" w:hAnsi="David"/>
      <w:b w:val="1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jp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DavidLibre-regular.ttf"/><Relationship Id="rId4" Type="http://schemas.openxmlformats.org/officeDocument/2006/relationships/font" Target="fonts/DavidLibr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